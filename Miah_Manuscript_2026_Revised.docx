
<file path=[Content_Types].xml><?xml version="1.0" encoding="utf-8"?>
<Types xmlns="http://schemas.openxmlformats.org/package/2006/content-types">
  <Default Extension="jpeg" ContentType="image/jpe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5B277" w14:textId="24735C6B" w:rsidR="005463B1" w:rsidRPr="00CD1BD0" w:rsidRDefault="00A0797A" w:rsidP="00A02A2E">
      <w:pPr>
        <w:spacing w:line="480" w:lineRule="auto"/>
        <w:rPr>
          <w:rFonts w:ascii="Times New Roman" w:hAnsi="Times New Roman" w:cs="Times New Roman"/>
        </w:rPr>
      </w:pPr>
      <w:r w:rsidRPr="00CD1BD0">
        <w:rPr>
          <w:rFonts w:ascii="Times New Roman" w:hAnsi="Times New Roman" w:cs="Times New Roman"/>
        </w:rPr>
        <w:t>Decision-Making Autonomy and Depressive Symptoms Among Women in Lesotho: Rural–Urban Differences</w:t>
      </w:r>
    </w:p>
    <w:p w14:paraId="222FB7A3" w14:textId="5D722796" w:rsidR="00A0797A" w:rsidRPr="00CD1BD0" w:rsidRDefault="00A0797A" w:rsidP="00A0797A">
      <w:pPr>
        <w:jc w:val="center"/>
        <w:rPr>
          <w:rFonts w:ascii="Times New Roman" w:hAnsi="Times New Roman" w:cs="Times New Roman"/>
        </w:rPr>
      </w:pPr>
      <w:r w:rsidRPr="00CD1BD0">
        <w:rPr>
          <w:rFonts w:ascii="Times New Roman" w:hAnsi="Times New Roman" w:cs="Times New Roman"/>
        </w:rPr>
        <w:t>Md Salek Miah</w:t>
      </w:r>
      <w:ins w:id="0" w:author="Md Salek" w:date="2026-04-05T15:43:00Z" w16du:dateUtc="2026-04-05T09:43:00Z">
        <w:r w:rsidR="00E810F4" w:rsidRPr="00E810F4">
          <w:rPr>
            <w:rFonts w:ascii="Times New Roman" w:hAnsi="Times New Roman" w:cs="Times New Roman"/>
            <w:vertAlign w:val="superscript"/>
            <w:rPrChange w:id="1" w:author="Md Salek" w:date="2026-04-05T15:43:00Z" w16du:dateUtc="2026-04-05T09:43:00Z">
              <w:rPr>
                <w:rFonts w:ascii="Times New Roman" w:hAnsi="Times New Roman" w:cs="Times New Roman"/>
              </w:rPr>
            </w:rPrChange>
          </w:rPr>
          <w:t>a</w:t>
        </w:r>
      </w:ins>
      <w:del w:id="2" w:author="Md Salek" w:date="2026-04-05T15:43:00Z" w16du:dateUtc="2026-04-05T09:43:00Z">
        <w:r w:rsidRPr="00CD1BD0" w:rsidDel="00E810F4">
          <w:rPr>
            <w:rFonts w:ascii="Times New Roman" w:hAnsi="Times New Roman" w:cs="Times New Roman"/>
          </w:rPr>
          <w:delText xml:space="preserve"> </w:delText>
        </w:r>
      </w:del>
      <w:ins w:id="3" w:author="Md Salek" w:date="2026-04-05T15:42:00Z" w16du:dateUtc="2026-04-05T09:42:00Z">
        <w:r w:rsidR="00E810F4">
          <w:rPr>
            <w:rFonts w:ascii="Times New Roman" w:hAnsi="Times New Roman" w:cs="Times New Roman"/>
          </w:rPr>
          <w:t xml:space="preserve">, </w:t>
        </w:r>
        <w:r w:rsidR="00E810F4" w:rsidRPr="00C860D5">
          <w:rPr>
            <w:rFonts w:ascii="Times New Roman" w:hAnsi="Times New Roman" w:cs="Times New Roman"/>
          </w:rPr>
          <w:t xml:space="preserve">Maria Bintey </w:t>
        </w:r>
        <w:proofErr w:type="spellStart"/>
        <w:proofErr w:type="gramStart"/>
        <w:r w:rsidR="00E810F4" w:rsidRPr="00C860D5">
          <w:rPr>
            <w:rFonts w:ascii="Times New Roman" w:hAnsi="Times New Roman" w:cs="Times New Roman"/>
          </w:rPr>
          <w:t>Kabir</w:t>
        </w:r>
      </w:ins>
      <w:ins w:id="4" w:author="Md Salek" w:date="2026-04-05T15:43:00Z" w16du:dateUtc="2026-04-05T09:43:00Z">
        <w:r w:rsidR="00E810F4">
          <w:rPr>
            <w:rFonts w:ascii="Times New Roman" w:hAnsi="Times New Roman" w:cs="Times New Roman"/>
            <w:vertAlign w:val="superscript"/>
          </w:rPr>
          <w:t>b,c</w:t>
        </w:r>
      </w:ins>
      <w:proofErr w:type="spellEnd"/>
      <w:proofErr w:type="gramEnd"/>
    </w:p>
    <w:p w14:paraId="1BA4A2D0" w14:textId="00BE0EFF" w:rsidR="00A0797A" w:rsidRPr="00CD1BD0" w:rsidRDefault="00180DD8" w:rsidP="00A0797A">
      <w:pPr>
        <w:spacing w:line="480" w:lineRule="auto"/>
        <w:jc w:val="center"/>
        <w:rPr>
          <w:rFonts w:ascii="Times New Roman" w:hAnsi="Times New Roman" w:cs="Times New Roman"/>
        </w:rPr>
      </w:pPr>
      <w:proofErr w:type="spellStart"/>
      <w:ins w:id="5" w:author="Md Salek" w:date="2026-04-05T18:07:00Z" w16du:dateUtc="2026-04-05T12:07:00Z">
        <w:r w:rsidRPr="00660DD5">
          <w:rPr>
            <w:rFonts w:ascii="Times New Roman" w:hAnsi="Times New Roman" w:cs="Times New Roman"/>
            <w:vertAlign w:val="superscript"/>
            <w:rPrChange w:id="6" w:author="Md Salek" w:date="2026-04-05T20:46:00Z" w16du:dateUtc="2026-04-05T14:46:00Z">
              <w:rPr>
                <w:rFonts w:ascii="Times New Roman" w:hAnsi="Times New Roman" w:cs="Times New Roman"/>
              </w:rPr>
            </w:rPrChange>
          </w:rPr>
          <w:t>a</w:t>
        </w:r>
      </w:ins>
      <w:r w:rsidR="00A0797A" w:rsidRPr="00CD1BD0">
        <w:rPr>
          <w:rFonts w:ascii="Times New Roman" w:hAnsi="Times New Roman" w:cs="Times New Roman"/>
        </w:rPr>
        <w:t>Department</w:t>
      </w:r>
      <w:proofErr w:type="spellEnd"/>
      <w:r w:rsidR="00A0797A" w:rsidRPr="00CD1BD0">
        <w:rPr>
          <w:rFonts w:ascii="Times New Roman" w:hAnsi="Times New Roman" w:cs="Times New Roman"/>
        </w:rPr>
        <w:t xml:space="preserve"> of Statistics, Shahjalal University of Science &amp; Technology (SUST), Sylhet-3114, Bangladesh</w:t>
      </w:r>
    </w:p>
    <w:p w14:paraId="16A1D5EA" w14:textId="77777777" w:rsidR="00717850" w:rsidRPr="00C860D5" w:rsidRDefault="00717850" w:rsidP="0034755A">
      <w:pPr>
        <w:spacing w:line="480" w:lineRule="auto"/>
        <w:rPr>
          <w:ins w:id="7" w:author="Md Salek" w:date="2026-04-05T18:08:00Z" w16du:dateUtc="2026-04-05T12:08:00Z"/>
          <w:rFonts w:ascii="Times New Roman" w:hAnsi="Times New Roman" w:cs="Times New Roman"/>
        </w:rPr>
        <w:pPrChange w:id="8" w:author="Md Salek" w:date="2026-04-05T18:10:00Z" w16du:dateUtc="2026-04-05T12:10:00Z">
          <w:pPr>
            <w:spacing w:line="480" w:lineRule="auto"/>
            <w:jc w:val="center"/>
          </w:pPr>
        </w:pPrChange>
      </w:pPr>
      <w:proofErr w:type="spellStart"/>
      <w:ins w:id="9" w:author="Md Salek" w:date="2026-04-05T18:08:00Z" w16du:dateUtc="2026-04-05T12:08:00Z">
        <w:r>
          <w:rPr>
            <w:rFonts w:ascii="Times New Roman" w:hAnsi="Times New Roman" w:cs="Times New Roman"/>
            <w:vertAlign w:val="superscript"/>
          </w:rPr>
          <w:t>b</w:t>
        </w:r>
        <w:r w:rsidRPr="00C860D5">
          <w:rPr>
            <w:rFonts w:ascii="Times New Roman" w:hAnsi="Times New Roman" w:cs="Times New Roman"/>
          </w:rPr>
          <w:t>Shaheed</w:t>
        </w:r>
        <w:proofErr w:type="spellEnd"/>
        <w:r w:rsidRPr="00C860D5">
          <w:rPr>
            <w:rFonts w:ascii="Times New Roman" w:hAnsi="Times New Roman" w:cs="Times New Roman"/>
          </w:rPr>
          <w:t xml:space="preserve"> Suhrawardy Medical College, Dhaka-1207, Bangladesh</w:t>
        </w:r>
      </w:ins>
    </w:p>
    <w:p w14:paraId="59982FAC" w14:textId="77777777" w:rsidR="00717850" w:rsidRPr="00C860D5" w:rsidRDefault="00717850" w:rsidP="0034755A">
      <w:pPr>
        <w:spacing w:line="480" w:lineRule="auto"/>
        <w:rPr>
          <w:ins w:id="10" w:author="Md Salek" w:date="2026-04-05T18:08:00Z" w16du:dateUtc="2026-04-05T12:08:00Z"/>
          <w:rFonts w:ascii="Times New Roman" w:hAnsi="Times New Roman" w:cs="Times New Roman"/>
        </w:rPr>
        <w:pPrChange w:id="11" w:author="Md Salek" w:date="2026-04-05T18:10:00Z" w16du:dateUtc="2026-04-05T12:10:00Z">
          <w:pPr>
            <w:spacing w:line="480" w:lineRule="auto"/>
            <w:jc w:val="center"/>
          </w:pPr>
        </w:pPrChange>
      </w:pPr>
      <w:proofErr w:type="spellStart"/>
      <w:ins w:id="12" w:author="Md Salek" w:date="2026-04-05T18:08:00Z" w16du:dateUtc="2026-04-05T12:08:00Z">
        <w:r>
          <w:rPr>
            <w:rFonts w:ascii="Times New Roman" w:hAnsi="Times New Roman" w:cs="Times New Roman"/>
            <w:vertAlign w:val="superscript"/>
          </w:rPr>
          <w:t>c</w:t>
        </w:r>
        <w:r w:rsidRPr="00C860D5">
          <w:rPr>
            <w:rFonts w:ascii="Times New Roman" w:hAnsi="Times New Roman" w:cs="Times New Roman"/>
          </w:rPr>
          <w:t>Study</w:t>
        </w:r>
        <w:proofErr w:type="spellEnd"/>
        <w:r w:rsidRPr="00C860D5">
          <w:rPr>
            <w:rFonts w:ascii="Times New Roman" w:hAnsi="Times New Roman" w:cs="Times New Roman"/>
          </w:rPr>
          <w:t xml:space="preserve"> Physician, </w:t>
        </w:r>
        <w:proofErr w:type="spellStart"/>
        <w:r w:rsidRPr="00C860D5">
          <w:rPr>
            <w:rFonts w:ascii="Times New Roman" w:hAnsi="Times New Roman" w:cs="Times New Roman"/>
          </w:rPr>
          <w:t>Projahnmo</w:t>
        </w:r>
        <w:proofErr w:type="spellEnd"/>
        <w:r w:rsidRPr="00C860D5">
          <w:rPr>
            <w:rFonts w:ascii="Times New Roman" w:hAnsi="Times New Roman" w:cs="Times New Roman"/>
          </w:rPr>
          <w:t xml:space="preserve"> Research Foundation, Dhaka-1213, Bangladesh</w:t>
        </w:r>
      </w:ins>
    </w:p>
    <w:p w14:paraId="7856E7FA" w14:textId="77777777" w:rsidR="00A0797A" w:rsidRPr="00CD1BD0" w:rsidDel="00717850" w:rsidRDefault="00A0797A" w:rsidP="00A0797A">
      <w:pPr>
        <w:spacing w:line="480" w:lineRule="auto"/>
        <w:jc w:val="both"/>
        <w:rPr>
          <w:del w:id="13" w:author="Md Salek" w:date="2026-04-05T18:08:00Z" w16du:dateUtc="2026-04-05T12:08:00Z"/>
          <w:rFonts w:ascii="Times New Roman" w:hAnsi="Times New Roman" w:cs="Times New Roman"/>
        </w:rPr>
      </w:pPr>
    </w:p>
    <w:p w14:paraId="390E5B34" w14:textId="77777777" w:rsidR="00A0797A" w:rsidRPr="00CD1BD0" w:rsidRDefault="00A0797A" w:rsidP="00A0797A">
      <w:pPr>
        <w:spacing w:line="480" w:lineRule="auto"/>
        <w:jc w:val="both"/>
        <w:rPr>
          <w:rFonts w:ascii="Times New Roman" w:hAnsi="Times New Roman" w:cs="Times New Roman"/>
        </w:rPr>
      </w:pPr>
      <w:r w:rsidRPr="00CD1BD0">
        <w:rPr>
          <w:rFonts w:ascii="Times New Roman" w:hAnsi="Times New Roman" w:cs="Times New Roman"/>
        </w:rPr>
        <w:t>Corresponding author</w:t>
      </w:r>
    </w:p>
    <w:p w14:paraId="76CDBD9E" w14:textId="69CE1CB9" w:rsidR="00A0797A" w:rsidRPr="00CD1BD0" w:rsidRDefault="00A0797A" w:rsidP="00A0797A">
      <w:pPr>
        <w:spacing w:line="480" w:lineRule="auto"/>
        <w:jc w:val="both"/>
        <w:rPr>
          <w:rFonts w:ascii="Times New Roman" w:hAnsi="Times New Roman" w:cs="Times New Roman"/>
        </w:rPr>
      </w:pPr>
      <w:r w:rsidRPr="00CD1BD0">
        <w:rPr>
          <w:rFonts w:ascii="Times New Roman" w:hAnsi="Times New Roman" w:cs="Times New Roman"/>
        </w:rPr>
        <w:t>Md Salek Miah</w:t>
      </w:r>
    </w:p>
    <w:p w14:paraId="4DF04D89" w14:textId="77777777" w:rsidR="00A0797A" w:rsidRPr="00CD1BD0" w:rsidRDefault="00A0797A" w:rsidP="00A0797A">
      <w:pPr>
        <w:spacing w:line="480" w:lineRule="auto"/>
        <w:jc w:val="both"/>
        <w:rPr>
          <w:rFonts w:ascii="Times New Roman" w:hAnsi="Times New Roman" w:cs="Times New Roman"/>
        </w:rPr>
      </w:pPr>
      <w:r w:rsidRPr="00CD1BD0">
        <w:rPr>
          <w:rFonts w:ascii="Times New Roman" w:hAnsi="Times New Roman" w:cs="Times New Roman"/>
        </w:rPr>
        <w:t>Address: Sylhet, Bangladesh</w:t>
      </w:r>
    </w:p>
    <w:p w14:paraId="16DB536B" w14:textId="77777777" w:rsidR="00A0797A" w:rsidRPr="00CD1BD0" w:rsidRDefault="00A0797A" w:rsidP="00A0797A">
      <w:pPr>
        <w:spacing w:line="480" w:lineRule="auto"/>
        <w:jc w:val="both"/>
        <w:rPr>
          <w:rFonts w:ascii="Times New Roman" w:hAnsi="Times New Roman" w:cs="Times New Roman"/>
        </w:rPr>
      </w:pPr>
      <w:r w:rsidRPr="00CD1BD0">
        <w:rPr>
          <w:rFonts w:ascii="Times New Roman" w:hAnsi="Times New Roman" w:cs="Times New Roman"/>
        </w:rPr>
        <w:t xml:space="preserve">Email: </w:t>
      </w:r>
      <w:hyperlink r:id="rId8" w:history="1">
        <w:r w:rsidRPr="00CD1BD0">
          <w:rPr>
            <w:rStyle w:val="Hyperlink"/>
            <w:rFonts w:ascii="Times New Roman" w:hAnsi="Times New Roman" w:cs="Times New Roman"/>
          </w:rPr>
          <w:t>saleksta@gmail.com</w:t>
        </w:r>
      </w:hyperlink>
      <w:r w:rsidRPr="00CD1BD0">
        <w:rPr>
          <w:rFonts w:ascii="Times New Roman" w:hAnsi="Times New Roman" w:cs="Times New Roman"/>
        </w:rPr>
        <w:t xml:space="preserve"> , </w:t>
      </w:r>
      <w:hyperlink r:id="rId9" w:history="1">
        <w:r w:rsidRPr="00CD1BD0">
          <w:rPr>
            <w:rStyle w:val="Hyperlink"/>
            <w:rFonts w:ascii="Times New Roman" w:hAnsi="Times New Roman" w:cs="Times New Roman"/>
          </w:rPr>
          <w:t>2021134066@student.sust.edu</w:t>
        </w:r>
      </w:hyperlink>
      <w:r w:rsidRPr="00CD1BD0">
        <w:rPr>
          <w:rFonts w:ascii="Times New Roman" w:hAnsi="Times New Roman" w:cs="Times New Roman"/>
        </w:rPr>
        <w:t xml:space="preserve"> (optional)</w:t>
      </w:r>
    </w:p>
    <w:p w14:paraId="771BF0C2" w14:textId="77777777" w:rsidR="00A0797A" w:rsidRPr="00CD1BD0" w:rsidRDefault="00A0797A" w:rsidP="00A0797A">
      <w:pPr>
        <w:spacing w:line="480" w:lineRule="auto"/>
        <w:jc w:val="both"/>
        <w:rPr>
          <w:rFonts w:ascii="Times New Roman" w:hAnsi="Times New Roman" w:cs="Times New Roman"/>
        </w:rPr>
      </w:pPr>
      <w:r w:rsidRPr="00CD1BD0">
        <w:rPr>
          <w:rFonts w:ascii="Times New Roman" w:hAnsi="Times New Roman" w:cs="Times New Roman"/>
        </w:rPr>
        <w:t>Mobile: +8801687831074</w:t>
      </w:r>
    </w:p>
    <w:p w14:paraId="4762AD3C" w14:textId="6B0B224B" w:rsidR="00290C7E" w:rsidRPr="00CD1BD0" w:rsidRDefault="00A0797A" w:rsidP="00A02A2E">
      <w:pPr>
        <w:spacing w:line="480" w:lineRule="auto"/>
        <w:jc w:val="both"/>
        <w:rPr>
          <w:rFonts w:ascii="Times New Roman" w:hAnsi="Times New Roman" w:cs="Times New Roman"/>
        </w:rPr>
      </w:pPr>
      <w:r w:rsidRPr="00CD1BD0">
        <w:rPr>
          <w:rFonts w:ascii="Times New Roman" w:hAnsi="Times New Roman" w:cs="Times New Roman"/>
        </w:rPr>
        <w:t>ORCHID: https://orcid.org/0009-0005-5</w:t>
      </w:r>
      <w:ins w:id="14" w:author="Md Salek" w:date="2026-04-05T16:47:00Z" w16du:dateUtc="2026-04-05T10:47:00Z">
        <w:r w:rsidR="004A6F91">
          <w:rPr>
            <w:rFonts w:ascii="Times New Roman" w:hAnsi="Times New Roman" w:cs="Times New Roman"/>
          </w:rPr>
          <w:t>973</w:t>
        </w:r>
      </w:ins>
      <w:del w:id="15" w:author="Md Salek" w:date="2026-04-05T16:46:00Z" w16du:dateUtc="2026-04-05T10:46:00Z">
        <w:r w:rsidRPr="00CD1BD0" w:rsidDel="004A6F91">
          <w:rPr>
            <w:rFonts w:ascii="Times New Roman" w:hAnsi="Times New Roman" w:cs="Times New Roman"/>
          </w:rPr>
          <w:delText>704</w:delText>
        </w:r>
      </w:del>
      <w:r w:rsidRPr="00CD1BD0">
        <w:rPr>
          <w:rFonts w:ascii="Times New Roman" w:hAnsi="Times New Roman" w:cs="Times New Roman"/>
        </w:rPr>
        <w:t>-</w:t>
      </w:r>
      <w:ins w:id="16" w:author="Md Salek" w:date="2026-04-05T16:47:00Z" w16du:dateUtc="2026-04-05T10:47:00Z">
        <w:r w:rsidR="004A6F91">
          <w:rPr>
            <w:rFonts w:ascii="Times New Roman" w:hAnsi="Times New Roman" w:cs="Times New Roman"/>
          </w:rPr>
          <w:t>461X</w:t>
        </w:r>
      </w:ins>
      <w:del w:id="17" w:author="Md Salek" w:date="2026-04-05T16:47:00Z" w16du:dateUtc="2026-04-05T10:47:00Z">
        <w:r w:rsidRPr="00CD1BD0" w:rsidDel="004A6F91">
          <w:rPr>
            <w:rFonts w:ascii="Times New Roman" w:hAnsi="Times New Roman" w:cs="Times New Roman"/>
          </w:rPr>
          <w:delText>0155</w:delText>
        </w:r>
      </w:del>
    </w:p>
    <w:p w14:paraId="44F05DD3" w14:textId="77777777" w:rsidR="003054E9" w:rsidRPr="00CD1BD0" w:rsidRDefault="003054E9" w:rsidP="00290C7E">
      <w:pPr>
        <w:spacing w:line="480" w:lineRule="auto"/>
        <w:jc w:val="both"/>
        <w:rPr>
          <w:rFonts w:ascii="Times New Roman" w:hAnsi="Times New Roman" w:cs="Times New Roman"/>
          <w:b/>
          <w:bCs/>
        </w:rPr>
      </w:pPr>
    </w:p>
    <w:p w14:paraId="0B775C14" w14:textId="77777777" w:rsidR="003054E9" w:rsidRPr="00CD1BD0" w:rsidRDefault="003054E9" w:rsidP="00290C7E">
      <w:pPr>
        <w:spacing w:line="480" w:lineRule="auto"/>
        <w:jc w:val="both"/>
        <w:rPr>
          <w:rFonts w:ascii="Times New Roman" w:hAnsi="Times New Roman" w:cs="Times New Roman"/>
          <w:b/>
          <w:bCs/>
        </w:rPr>
      </w:pPr>
    </w:p>
    <w:p w14:paraId="260DA4FF" w14:textId="77777777" w:rsidR="003054E9" w:rsidRPr="00CD1BD0" w:rsidRDefault="003054E9" w:rsidP="00290C7E">
      <w:pPr>
        <w:spacing w:line="480" w:lineRule="auto"/>
        <w:jc w:val="both"/>
        <w:rPr>
          <w:rFonts w:ascii="Times New Roman" w:hAnsi="Times New Roman" w:cs="Times New Roman"/>
          <w:b/>
          <w:bCs/>
        </w:rPr>
      </w:pPr>
    </w:p>
    <w:p w14:paraId="55C0E203" w14:textId="77777777" w:rsidR="003054E9" w:rsidRPr="00CD1BD0" w:rsidDel="00717850" w:rsidRDefault="003054E9" w:rsidP="00290C7E">
      <w:pPr>
        <w:spacing w:line="480" w:lineRule="auto"/>
        <w:jc w:val="both"/>
        <w:rPr>
          <w:del w:id="18" w:author="Md Salek" w:date="2026-04-05T18:08:00Z" w16du:dateUtc="2026-04-05T12:08:00Z"/>
          <w:rFonts w:ascii="Times New Roman" w:hAnsi="Times New Roman" w:cs="Times New Roman"/>
          <w:b/>
          <w:bCs/>
        </w:rPr>
      </w:pPr>
    </w:p>
    <w:p w14:paraId="5E501A47" w14:textId="77777777" w:rsidR="003054E9" w:rsidRPr="00CD1BD0" w:rsidDel="00717850" w:rsidRDefault="003054E9" w:rsidP="00290C7E">
      <w:pPr>
        <w:spacing w:line="480" w:lineRule="auto"/>
        <w:jc w:val="both"/>
        <w:rPr>
          <w:del w:id="19" w:author="Md Salek" w:date="2026-04-05T18:08:00Z" w16du:dateUtc="2026-04-05T12:08:00Z"/>
          <w:rFonts w:ascii="Times New Roman" w:hAnsi="Times New Roman" w:cs="Times New Roman"/>
          <w:b/>
          <w:bCs/>
        </w:rPr>
      </w:pPr>
    </w:p>
    <w:p w14:paraId="6145B1F9" w14:textId="77777777" w:rsidR="003054E9" w:rsidRPr="00CD1BD0" w:rsidDel="00717850" w:rsidRDefault="003054E9" w:rsidP="00290C7E">
      <w:pPr>
        <w:spacing w:line="480" w:lineRule="auto"/>
        <w:jc w:val="both"/>
        <w:rPr>
          <w:del w:id="20" w:author="Md Salek" w:date="2026-04-05T18:08:00Z" w16du:dateUtc="2026-04-05T12:08:00Z"/>
          <w:rFonts w:ascii="Times New Roman" w:hAnsi="Times New Roman" w:cs="Times New Roman"/>
          <w:b/>
          <w:bCs/>
        </w:rPr>
      </w:pPr>
    </w:p>
    <w:p w14:paraId="47F37BB2" w14:textId="77777777" w:rsidR="003054E9" w:rsidRPr="00CD1BD0" w:rsidDel="00717850" w:rsidRDefault="003054E9" w:rsidP="00290C7E">
      <w:pPr>
        <w:spacing w:line="480" w:lineRule="auto"/>
        <w:jc w:val="both"/>
        <w:rPr>
          <w:del w:id="21" w:author="Md Salek" w:date="2026-04-05T18:08:00Z" w16du:dateUtc="2026-04-05T12:08:00Z"/>
          <w:rFonts w:ascii="Times New Roman" w:hAnsi="Times New Roman" w:cs="Times New Roman"/>
          <w:b/>
          <w:bCs/>
        </w:rPr>
      </w:pPr>
    </w:p>
    <w:p w14:paraId="034147C7" w14:textId="58D03E51" w:rsidR="00290C7E" w:rsidRPr="00290C7E" w:rsidRDefault="00290C7E" w:rsidP="00290C7E">
      <w:pPr>
        <w:spacing w:line="480" w:lineRule="auto"/>
        <w:jc w:val="both"/>
        <w:rPr>
          <w:rFonts w:ascii="Times New Roman" w:hAnsi="Times New Roman" w:cs="Times New Roman"/>
        </w:rPr>
      </w:pPr>
      <w:r w:rsidRPr="00290C7E">
        <w:rPr>
          <w:rFonts w:ascii="Times New Roman" w:hAnsi="Times New Roman" w:cs="Times New Roman"/>
          <w:b/>
          <w:bCs/>
        </w:rPr>
        <w:t>Abstract</w:t>
      </w:r>
    </w:p>
    <w:p w14:paraId="6E6C326D" w14:textId="77777777" w:rsidR="00290C7E" w:rsidRPr="00CD1BD0" w:rsidRDefault="00290C7E" w:rsidP="00290C7E">
      <w:pPr>
        <w:spacing w:line="480" w:lineRule="auto"/>
        <w:jc w:val="both"/>
        <w:rPr>
          <w:rFonts w:ascii="Times New Roman" w:hAnsi="Times New Roman" w:cs="Times New Roman"/>
        </w:rPr>
      </w:pPr>
      <w:r w:rsidRPr="00290C7E">
        <w:rPr>
          <w:rFonts w:ascii="Times New Roman" w:hAnsi="Times New Roman" w:cs="Times New Roman"/>
          <w:b/>
          <w:bCs/>
        </w:rPr>
        <w:t>Objectives:</w:t>
      </w:r>
      <w:r w:rsidRPr="00290C7E">
        <w:rPr>
          <w:rFonts w:ascii="Times New Roman" w:hAnsi="Times New Roman" w:cs="Times New Roman"/>
        </w:rPr>
        <w:t xml:space="preserve"> </w:t>
      </w:r>
    </w:p>
    <w:p w14:paraId="04340E28" w14:textId="4698352B" w:rsidR="00290C7E" w:rsidRPr="00290C7E" w:rsidRDefault="00290C7E" w:rsidP="00290C7E">
      <w:pPr>
        <w:spacing w:line="480" w:lineRule="auto"/>
        <w:jc w:val="both"/>
        <w:rPr>
          <w:rFonts w:ascii="Times New Roman" w:hAnsi="Times New Roman" w:cs="Times New Roman"/>
        </w:rPr>
      </w:pPr>
      <w:r w:rsidRPr="00CD1BD0">
        <w:rPr>
          <w:rFonts w:ascii="Times New Roman" w:hAnsi="Times New Roman" w:cs="Times New Roman"/>
        </w:rPr>
        <w:t xml:space="preserve">To assess </w:t>
      </w:r>
      <w:r w:rsidRPr="00290C7E">
        <w:rPr>
          <w:rFonts w:ascii="Times New Roman" w:hAnsi="Times New Roman" w:cs="Times New Roman"/>
        </w:rPr>
        <w:t xml:space="preserve">the association between depressive </w:t>
      </w:r>
      <w:r w:rsidRPr="00CD1BD0">
        <w:rPr>
          <w:rFonts w:ascii="Times New Roman" w:hAnsi="Times New Roman" w:cs="Times New Roman"/>
        </w:rPr>
        <w:t xml:space="preserve">symptoms and decision-making autonomy with </w:t>
      </w:r>
      <w:r w:rsidRPr="00290C7E">
        <w:rPr>
          <w:rFonts w:ascii="Times New Roman" w:hAnsi="Times New Roman" w:cs="Times New Roman"/>
        </w:rPr>
        <w:t>rural</w:t>
      </w:r>
      <w:r w:rsidRPr="00CD1BD0">
        <w:rPr>
          <w:rFonts w:ascii="Times New Roman" w:hAnsi="Times New Roman" w:cs="Times New Roman"/>
        </w:rPr>
        <w:t xml:space="preserve"> </w:t>
      </w:r>
      <w:r w:rsidRPr="00290C7E">
        <w:rPr>
          <w:rFonts w:ascii="Times New Roman" w:hAnsi="Times New Roman" w:cs="Times New Roman"/>
        </w:rPr>
        <w:t xml:space="preserve">urban inequalities, and mapped province-level spatial </w:t>
      </w:r>
      <w:r w:rsidRPr="00CD1BD0">
        <w:rPr>
          <w:rFonts w:ascii="Times New Roman" w:hAnsi="Times New Roman" w:cs="Times New Roman"/>
        </w:rPr>
        <w:t>disparities</w:t>
      </w:r>
      <w:r w:rsidRPr="00290C7E">
        <w:rPr>
          <w:rFonts w:ascii="Times New Roman" w:hAnsi="Times New Roman" w:cs="Times New Roman"/>
        </w:rPr>
        <w:t xml:space="preserve"> in depression prevalence</w:t>
      </w:r>
      <w:r w:rsidRPr="00CD1BD0">
        <w:rPr>
          <w:rFonts w:ascii="Times New Roman" w:hAnsi="Times New Roman" w:cs="Times New Roman"/>
        </w:rPr>
        <w:t xml:space="preserve"> in ever-married women in Lesotho</w:t>
      </w:r>
      <w:r w:rsidRPr="00290C7E">
        <w:rPr>
          <w:rFonts w:ascii="Times New Roman" w:hAnsi="Times New Roman" w:cs="Times New Roman"/>
        </w:rPr>
        <w:t>.</w:t>
      </w:r>
    </w:p>
    <w:p w14:paraId="39F2A4DB" w14:textId="77777777" w:rsidR="00290C7E" w:rsidRPr="00CD1BD0" w:rsidRDefault="00290C7E" w:rsidP="00290C7E">
      <w:pPr>
        <w:spacing w:line="480" w:lineRule="auto"/>
        <w:jc w:val="both"/>
        <w:rPr>
          <w:rFonts w:ascii="Times New Roman" w:hAnsi="Times New Roman" w:cs="Times New Roman"/>
        </w:rPr>
      </w:pPr>
      <w:r w:rsidRPr="00290C7E">
        <w:rPr>
          <w:rFonts w:ascii="Times New Roman" w:hAnsi="Times New Roman" w:cs="Times New Roman"/>
          <w:b/>
          <w:bCs/>
        </w:rPr>
        <w:t>Methods:</w:t>
      </w:r>
      <w:r w:rsidRPr="00290C7E">
        <w:rPr>
          <w:rFonts w:ascii="Times New Roman" w:hAnsi="Times New Roman" w:cs="Times New Roman"/>
        </w:rPr>
        <w:t xml:space="preserve"> </w:t>
      </w:r>
    </w:p>
    <w:p w14:paraId="4B577253" w14:textId="51B5291A" w:rsidR="00290C7E" w:rsidRPr="00CD1BD0" w:rsidRDefault="00290C7E" w:rsidP="00290C7E">
      <w:pPr>
        <w:spacing w:line="480" w:lineRule="auto"/>
        <w:jc w:val="both"/>
        <w:rPr>
          <w:rFonts w:ascii="Times New Roman" w:hAnsi="Times New Roman" w:cs="Times New Roman"/>
        </w:rPr>
      </w:pPr>
      <w:r w:rsidRPr="00CD1BD0">
        <w:rPr>
          <w:rFonts w:ascii="Times New Roman" w:hAnsi="Times New Roman" w:cs="Times New Roman"/>
        </w:rPr>
        <w:t>This study used</w:t>
      </w:r>
      <w:r w:rsidRPr="00290C7E">
        <w:rPr>
          <w:rFonts w:ascii="Times New Roman" w:hAnsi="Times New Roman" w:cs="Times New Roman"/>
        </w:rPr>
        <w:t xml:space="preserve"> </w:t>
      </w:r>
      <w:r w:rsidRPr="00CD1BD0">
        <w:rPr>
          <w:rFonts w:ascii="Times New Roman" w:hAnsi="Times New Roman" w:cs="Times New Roman"/>
        </w:rPr>
        <w:t>cross-section</w:t>
      </w:r>
      <w:r w:rsidRPr="00290C7E">
        <w:rPr>
          <w:rFonts w:ascii="Times New Roman" w:hAnsi="Times New Roman" w:cs="Times New Roman"/>
        </w:rPr>
        <w:t xml:space="preserve"> data</w:t>
      </w:r>
      <w:r w:rsidRPr="00CD1BD0">
        <w:rPr>
          <w:rFonts w:ascii="Times New Roman" w:hAnsi="Times New Roman" w:cs="Times New Roman"/>
        </w:rPr>
        <w:t xml:space="preserve"> of </w:t>
      </w:r>
      <w:r w:rsidRPr="00290C7E">
        <w:rPr>
          <w:rFonts w:ascii="Times New Roman" w:hAnsi="Times New Roman" w:cs="Times New Roman"/>
        </w:rPr>
        <w:t>3,297 women aged 15–49 years from the 2023–24 Lesotho Demographic and Health Survey</w:t>
      </w:r>
      <w:r w:rsidRPr="00CD1BD0">
        <w:rPr>
          <w:rFonts w:ascii="Times New Roman" w:hAnsi="Times New Roman" w:cs="Times New Roman"/>
        </w:rPr>
        <w:t xml:space="preserve"> (LDHS)</w:t>
      </w:r>
      <w:r w:rsidRPr="00290C7E">
        <w:rPr>
          <w:rFonts w:ascii="Times New Roman" w:hAnsi="Times New Roman" w:cs="Times New Roman"/>
        </w:rPr>
        <w:t xml:space="preserve">. Depression was measured using the Patient Health Questionnaire-9 (PHQ-9 ≥10). </w:t>
      </w:r>
      <w:r w:rsidRPr="00CD1BD0">
        <w:rPr>
          <w:rFonts w:ascii="Times New Roman" w:hAnsi="Times New Roman" w:cs="Times New Roman"/>
        </w:rPr>
        <w:t>Women’s decision-making autonomy was measured using a composite empowerment index based on participation in five household decision-making domains.  Survey-weighted multivariable logistic regression models were fitted at the national level and stratified by place of residence. Model discrimination was assessed using the area under the receiver operating characteristic curve (AUC). Spatial analyses were conducted to examine district-level variation in depression prevalence and autonomy.</w:t>
      </w:r>
    </w:p>
    <w:p w14:paraId="68AAA5F8" w14:textId="77777777" w:rsidR="00290C7E" w:rsidRPr="00CD1BD0" w:rsidRDefault="00290C7E" w:rsidP="00290C7E">
      <w:pPr>
        <w:spacing w:line="480" w:lineRule="auto"/>
        <w:jc w:val="both"/>
        <w:rPr>
          <w:rFonts w:ascii="Times New Roman" w:hAnsi="Times New Roman" w:cs="Times New Roman"/>
        </w:rPr>
      </w:pPr>
      <w:r w:rsidRPr="00290C7E">
        <w:rPr>
          <w:rFonts w:ascii="Times New Roman" w:hAnsi="Times New Roman" w:cs="Times New Roman"/>
          <w:b/>
          <w:bCs/>
        </w:rPr>
        <w:t>Results:</w:t>
      </w:r>
      <w:r w:rsidRPr="00290C7E">
        <w:rPr>
          <w:rFonts w:ascii="Times New Roman" w:hAnsi="Times New Roman" w:cs="Times New Roman"/>
        </w:rPr>
        <w:t xml:space="preserve"> </w:t>
      </w:r>
    </w:p>
    <w:p w14:paraId="44EEDF13" w14:textId="0F52AB94" w:rsidR="00290C7E" w:rsidRPr="00CD1BD0" w:rsidRDefault="00290C7E" w:rsidP="00290C7E">
      <w:pPr>
        <w:spacing w:line="480" w:lineRule="auto"/>
        <w:jc w:val="both"/>
        <w:rPr>
          <w:rFonts w:ascii="Times New Roman" w:hAnsi="Times New Roman" w:cs="Times New Roman"/>
        </w:rPr>
      </w:pPr>
      <w:r w:rsidRPr="00290C7E">
        <w:rPr>
          <w:rFonts w:ascii="Times New Roman" w:hAnsi="Times New Roman" w:cs="Times New Roman"/>
        </w:rPr>
        <w:t xml:space="preserve">Overall, 7.4% (95% CI: 6.3–8.7) of women reported </w:t>
      </w:r>
      <w:del w:id="22" w:author="Md Salek" w:date="2026-04-05T03:23:00Z" w16du:dateUtc="2026-04-04T21:23:00Z">
        <w:r w:rsidRPr="00290C7E" w:rsidDel="007B7C0B">
          <w:rPr>
            <w:rFonts w:ascii="Times New Roman" w:hAnsi="Times New Roman" w:cs="Times New Roman"/>
          </w:rPr>
          <w:delText>moderate-to-severe</w:delText>
        </w:r>
      </w:del>
      <w:ins w:id="23" w:author="Md Salek" w:date="2026-04-05T03:23:00Z" w16du:dateUtc="2026-04-04T21:23:00Z">
        <w:r w:rsidR="007B7C0B">
          <w:rPr>
            <w:rFonts w:ascii="Times New Roman" w:hAnsi="Times New Roman" w:cs="Times New Roman"/>
          </w:rPr>
          <w:t>moderate-severe</w:t>
        </w:r>
      </w:ins>
      <w:r w:rsidRPr="00290C7E">
        <w:rPr>
          <w:rFonts w:ascii="Times New Roman" w:hAnsi="Times New Roman" w:cs="Times New Roman"/>
        </w:rPr>
        <w:t xml:space="preserve"> depressive symptoms. Women with decision-making autonomy </w:t>
      </w:r>
      <w:r w:rsidRPr="00CD1BD0">
        <w:rPr>
          <w:rFonts w:ascii="Times New Roman" w:hAnsi="Times New Roman" w:cs="Times New Roman"/>
        </w:rPr>
        <w:t>showed</w:t>
      </w:r>
      <w:r w:rsidRPr="00290C7E">
        <w:rPr>
          <w:rFonts w:ascii="Times New Roman" w:hAnsi="Times New Roman" w:cs="Times New Roman"/>
        </w:rPr>
        <w:t xml:space="preserve"> lower odds of depression nationally (AOR = 0.63; 95% CI: 0.39–0.98), with a stronger effect in rural areas (AOR = 0.44; 95% CI: 0.27–0.74). Depression prevalence was highest in central–northern districts (Maseru, </w:t>
      </w:r>
      <w:r w:rsidRPr="00290C7E">
        <w:rPr>
          <w:rFonts w:ascii="Times New Roman" w:hAnsi="Times New Roman" w:cs="Times New Roman"/>
        </w:rPr>
        <w:lastRenderedPageBreak/>
        <w:t xml:space="preserve">Berea, </w:t>
      </w:r>
      <w:proofErr w:type="spellStart"/>
      <w:r w:rsidRPr="00290C7E">
        <w:rPr>
          <w:rFonts w:ascii="Times New Roman" w:hAnsi="Times New Roman" w:cs="Times New Roman"/>
        </w:rPr>
        <w:t>Leribe</w:t>
      </w:r>
      <w:proofErr w:type="spellEnd"/>
      <w:r w:rsidRPr="00290C7E">
        <w:rPr>
          <w:rFonts w:ascii="Times New Roman" w:hAnsi="Times New Roman" w:cs="Times New Roman"/>
        </w:rPr>
        <w:t xml:space="preserve">, </w:t>
      </w:r>
      <w:proofErr w:type="spellStart"/>
      <w:r w:rsidRPr="00290C7E">
        <w:rPr>
          <w:rFonts w:ascii="Times New Roman" w:hAnsi="Times New Roman" w:cs="Times New Roman"/>
        </w:rPr>
        <w:t>Butha</w:t>
      </w:r>
      <w:proofErr w:type="spellEnd"/>
      <w:r w:rsidRPr="00290C7E">
        <w:rPr>
          <w:rFonts w:ascii="Times New Roman" w:hAnsi="Times New Roman" w:cs="Times New Roman"/>
        </w:rPr>
        <w:t xml:space="preserve">-Buthe) and </w:t>
      </w:r>
      <w:r w:rsidR="0091346C" w:rsidRPr="00CD1BD0">
        <w:rPr>
          <w:rFonts w:ascii="Times New Roman" w:hAnsi="Times New Roman" w:cs="Times New Roman"/>
        </w:rPr>
        <w:t>lower levels of autonomy</w:t>
      </w:r>
      <w:ins w:id="24" w:author="Md Salek" w:date="2026-04-05T15:52:00Z" w16du:dateUtc="2026-04-05T09:52:00Z">
        <w:r w:rsidR="00E810F4">
          <w:rPr>
            <w:rFonts w:ascii="Times New Roman" w:hAnsi="Times New Roman" w:cs="Times New Roman"/>
          </w:rPr>
          <w:t xml:space="preserve"> observed</w:t>
        </w:r>
      </w:ins>
      <w:del w:id="25" w:author="Md Salek" w:date="2026-04-05T15:52:00Z" w16du:dateUtc="2026-04-05T09:52:00Z">
        <w:r w:rsidR="0091346C" w:rsidRPr="00CD1BD0" w:rsidDel="00E810F4">
          <w:rPr>
            <w:rFonts w:ascii="Times New Roman" w:hAnsi="Times New Roman" w:cs="Times New Roman"/>
          </w:rPr>
          <w:delText xml:space="preserve"> highlighted</w:delText>
        </w:r>
      </w:del>
      <w:r w:rsidR="0091346C" w:rsidRPr="00CD1BD0">
        <w:rPr>
          <w:rFonts w:ascii="Times New Roman" w:hAnsi="Times New Roman" w:cs="Times New Roman"/>
        </w:rPr>
        <w:t xml:space="preserve"> in southern and south-western provinces.</w:t>
      </w:r>
    </w:p>
    <w:p w14:paraId="0E9EFC22" w14:textId="77777777" w:rsidR="0091346C" w:rsidRPr="00CD1BD0" w:rsidRDefault="00290C7E" w:rsidP="00290C7E">
      <w:pPr>
        <w:spacing w:line="480" w:lineRule="auto"/>
        <w:jc w:val="both"/>
        <w:rPr>
          <w:rFonts w:ascii="Times New Roman" w:hAnsi="Times New Roman" w:cs="Times New Roman"/>
        </w:rPr>
      </w:pPr>
      <w:r w:rsidRPr="00290C7E">
        <w:rPr>
          <w:rFonts w:ascii="Times New Roman" w:hAnsi="Times New Roman" w:cs="Times New Roman"/>
          <w:b/>
          <w:bCs/>
        </w:rPr>
        <w:t>Conclusions:</w:t>
      </w:r>
      <w:r w:rsidRPr="00290C7E">
        <w:rPr>
          <w:rFonts w:ascii="Times New Roman" w:hAnsi="Times New Roman" w:cs="Times New Roman"/>
        </w:rPr>
        <w:t xml:space="preserve"> </w:t>
      </w:r>
    </w:p>
    <w:p w14:paraId="755FDDC5" w14:textId="056A8FED" w:rsidR="0091346C" w:rsidRPr="00CD1BD0" w:rsidRDefault="0091346C" w:rsidP="00290C7E">
      <w:pPr>
        <w:spacing w:line="480" w:lineRule="auto"/>
        <w:jc w:val="both"/>
        <w:rPr>
          <w:rFonts w:ascii="Times New Roman" w:hAnsi="Times New Roman" w:cs="Times New Roman"/>
        </w:rPr>
      </w:pPr>
      <w:r w:rsidRPr="00CD1BD0">
        <w:rPr>
          <w:rFonts w:ascii="Times New Roman" w:hAnsi="Times New Roman" w:cs="Times New Roman"/>
        </w:rPr>
        <w:t xml:space="preserve">Women’s decision-making autonomy is significantly associated with lower odds of depressive symptoms in Lesotho, particularly among rural women. The </w:t>
      </w:r>
      <w:ins w:id="26" w:author="Md Salek" w:date="2026-04-05T15:53:00Z" w16du:dateUtc="2026-04-05T09:53:00Z">
        <w:r w:rsidR="00550FF8">
          <w:rPr>
            <w:rFonts w:ascii="Times New Roman" w:hAnsi="Times New Roman" w:cs="Times New Roman"/>
          </w:rPr>
          <w:t>observed</w:t>
        </w:r>
      </w:ins>
      <w:del w:id="27" w:author="Md Salek" w:date="2026-04-05T15:53:00Z" w16du:dateUtc="2026-04-05T09:53:00Z">
        <w:r w:rsidRPr="00CD1BD0" w:rsidDel="00550FF8">
          <w:rPr>
            <w:rFonts w:ascii="Times New Roman" w:hAnsi="Times New Roman" w:cs="Times New Roman"/>
          </w:rPr>
          <w:delText>detected</w:delText>
        </w:r>
      </w:del>
      <w:r w:rsidRPr="00CD1BD0">
        <w:rPr>
          <w:rFonts w:ascii="Times New Roman" w:hAnsi="Times New Roman" w:cs="Times New Roman"/>
        </w:rPr>
        <w:t xml:space="preserve"> rural–urban and spatial inequalities highlight the need for context-specific mental health and reproductive health interventions that incorporate women’s empowerment as a core component.</w:t>
      </w:r>
    </w:p>
    <w:p w14:paraId="423B99AF" w14:textId="043B635F" w:rsidR="00290C7E" w:rsidRPr="00290C7E" w:rsidRDefault="00290C7E" w:rsidP="00290C7E">
      <w:pPr>
        <w:spacing w:line="480" w:lineRule="auto"/>
        <w:jc w:val="both"/>
        <w:rPr>
          <w:rFonts w:ascii="Times New Roman" w:hAnsi="Times New Roman" w:cs="Times New Roman"/>
        </w:rPr>
      </w:pPr>
      <w:r w:rsidRPr="00290C7E">
        <w:rPr>
          <w:rFonts w:ascii="Times New Roman" w:hAnsi="Times New Roman" w:cs="Times New Roman"/>
          <w:b/>
          <w:bCs/>
        </w:rPr>
        <w:t>Keywords:</w:t>
      </w:r>
      <w:r w:rsidRPr="00290C7E">
        <w:rPr>
          <w:rFonts w:ascii="Times New Roman" w:hAnsi="Times New Roman" w:cs="Times New Roman"/>
        </w:rPr>
        <w:t xml:space="preserve"> Depression, Decision-making autonomy, Pregnancy loss, Rural–urban disparities, Lesotho, Spatial analysis</w:t>
      </w:r>
    </w:p>
    <w:p w14:paraId="2AF19AB7" w14:textId="10121F3C" w:rsidR="00290C7E" w:rsidRPr="00CD1BD0" w:rsidRDefault="0091346C" w:rsidP="00A02A2E">
      <w:pPr>
        <w:spacing w:line="480" w:lineRule="auto"/>
        <w:jc w:val="both"/>
        <w:rPr>
          <w:rFonts w:ascii="Times New Roman" w:hAnsi="Times New Roman" w:cs="Times New Roman"/>
          <w:b/>
          <w:bCs/>
        </w:rPr>
      </w:pPr>
      <w:r w:rsidRPr="00CD1BD0">
        <w:rPr>
          <w:rFonts w:ascii="Times New Roman" w:hAnsi="Times New Roman" w:cs="Times New Roman"/>
          <w:b/>
          <w:bCs/>
        </w:rPr>
        <w:t>Highlights</w:t>
      </w:r>
    </w:p>
    <w:p w14:paraId="6333061D" w14:textId="49F568AE" w:rsidR="0091346C" w:rsidRPr="00CD1BD0" w:rsidRDefault="0091346C" w:rsidP="0091346C">
      <w:pPr>
        <w:pStyle w:val="ListParagraph"/>
        <w:numPr>
          <w:ilvl w:val="0"/>
          <w:numId w:val="6"/>
        </w:numPr>
        <w:spacing w:line="480" w:lineRule="auto"/>
        <w:jc w:val="both"/>
        <w:rPr>
          <w:rFonts w:ascii="Times New Roman" w:hAnsi="Times New Roman" w:cs="Times New Roman"/>
        </w:rPr>
      </w:pPr>
      <w:r w:rsidRPr="00CD1BD0">
        <w:rPr>
          <w:rFonts w:ascii="Times New Roman" w:hAnsi="Times New Roman" w:cs="Times New Roman"/>
        </w:rPr>
        <w:t>Depression affected 7.4% of women, with marked rural–urban and geographic inequalities.</w:t>
      </w:r>
    </w:p>
    <w:p w14:paraId="377E82D8" w14:textId="1C9C480F" w:rsidR="0091346C" w:rsidRPr="00CD1BD0" w:rsidRDefault="0091346C" w:rsidP="0091346C">
      <w:pPr>
        <w:pStyle w:val="ListParagraph"/>
        <w:numPr>
          <w:ilvl w:val="0"/>
          <w:numId w:val="6"/>
        </w:numPr>
        <w:spacing w:line="480" w:lineRule="auto"/>
        <w:jc w:val="both"/>
        <w:rPr>
          <w:rFonts w:ascii="Times New Roman" w:hAnsi="Times New Roman" w:cs="Times New Roman"/>
        </w:rPr>
      </w:pPr>
      <w:r w:rsidRPr="00CD1BD0">
        <w:rPr>
          <w:rFonts w:ascii="Times New Roman" w:hAnsi="Times New Roman" w:cs="Times New Roman"/>
        </w:rPr>
        <w:t>Higher decision-making autonomy was associated with lower odds of depression, particularly in rural areas.</w:t>
      </w:r>
    </w:p>
    <w:p w14:paraId="4AFCEBDC" w14:textId="1D143EB4" w:rsidR="0091346C" w:rsidRPr="00CD1BD0" w:rsidRDefault="0091346C" w:rsidP="00A02A2E">
      <w:pPr>
        <w:pStyle w:val="ListParagraph"/>
        <w:numPr>
          <w:ilvl w:val="0"/>
          <w:numId w:val="6"/>
        </w:numPr>
        <w:spacing w:line="480" w:lineRule="auto"/>
        <w:jc w:val="both"/>
        <w:rPr>
          <w:rFonts w:ascii="Times New Roman" w:hAnsi="Times New Roman" w:cs="Times New Roman"/>
        </w:rPr>
      </w:pPr>
      <w:r w:rsidRPr="00CD1BD0">
        <w:rPr>
          <w:rFonts w:ascii="Times New Roman" w:hAnsi="Times New Roman" w:cs="Times New Roman"/>
        </w:rPr>
        <w:t>Spatial clustering revealed high-burden districts, indicating the need for targeted, context-specific interventions.</w:t>
      </w:r>
    </w:p>
    <w:p w14:paraId="6B15E66A" w14:textId="34553474" w:rsidR="00290C7E" w:rsidRPr="00CD1BD0" w:rsidRDefault="009412D9" w:rsidP="00A02A2E">
      <w:pPr>
        <w:spacing w:line="480" w:lineRule="auto"/>
        <w:jc w:val="both"/>
        <w:rPr>
          <w:rFonts w:ascii="Times New Roman" w:hAnsi="Times New Roman" w:cs="Times New Roman"/>
          <w:b/>
          <w:bCs/>
        </w:rPr>
      </w:pPr>
      <w:r w:rsidRPr="00CD1BD0">
        <w:rPr>
          <w:rFonts w:ascii="Times New Roman" w:hAnsi="Times New Roman" w:cs="Times New Roman"/>
          <w:b/>
          <w:bCs/>
        </w:rPr>
        <w:t>Introduction</w:t>
      </w:r>
    </w:p>
    <w:p w14:paraId="3011FADC" w14:textId="3F3F8FFE" w:rsidR="009412D9" w:rsidRPr="00CD1BD0" w:rsidRDefault="009412D9" w:rsidP="00A02A2E">
      <w:pPr>
        <w:spacing w:line="480" w:lineRule="auto"/>
        <w:jc w:val="both"/>
        <w:rPr>
          <w:rFonts w:ascii="Times New Roman" w:hAnsi="Times New Roman" w:cs="Times New Roman"/>
        </w:rPr>
      </w:pPr>
      <w:r w:rsidRPr="00CD1BD0">
        <w:rPr>
          <w:rFonts w:ascii="Times New Roman" w:hAnsi="Times New Roman" w:cs="Times New Roman"/>
        </w:rPr>
        <w:t>Depression is one of the causes of disability in the whole world and it is even higher among women in reproductive age</w:t>
      </w:r>
      <w:r w:rsidR="0074781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"/>
          <w:id w:val="1401568147"/>
          <w:placeholder>
            <w:docPart w:val="DefaultPlaceholder_-1854013440"/>
          </w:placeholder>
        </w:sdtPr>
        <w:sdtContent>
          <w:r w:rsidR="001F5262" w:rsidRPr="001F5262">
            <w:rPr>
              <w:rFonts w:ascii="Times New Roman" w:hAnsi="Times New Roman" w:cs="Times New Roman"/>
              <w:color w:val="000000"/>
            </w:rPr>
            <w:t>(Herrman et al., 2022)</w:t>
          </w:r>
        </w:sdtContent>
      </w:sdt>
      <w:r w:rsidRPr="00CD1BD0">
        <w:rPr>
          <w:rFonts w:ascii="Times New Roman" w:hAnsi="Times New Roman" w:cs="Times New Roman"/>
        </w:rPr>
        <w:t>. Depression is more common and prevalent in women than men because of an aggregate of biological, social, and environmental issues</w:t>
      </w:r>
      <w:r w:rsidR="0074781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"/>
          <w:id w:val="1396083305"/>
          <w:placeholder>
            <w:docPart w:val="DefaultPlaceholder_-1854013440"/>
          </w:placeholder>
        </w:sdtPr>
        <w:sdtContent>
          <w:r w:rsidR="001F5262" w:rsidRPr="001F5262">
            <w:rPr>
              <w:rFonts w:ascii="Times New Roman" w:hAnsi="Times New Roman" w:cs="Times New Roman"/>
              <w:color w:val="000000"/>
            </w:rPr>
            <w:t>(Patel et al., 2018a)</w:t>
          </w:r>
        </w:sdtContent>
      </w:sdt>
      <w:r w:rsidRPr="00CD1BD0">
        <w:rPr>
          <w:rFonts w:ascii="Times New Roman" w:hAnsi="Times New Roman" w:cs="Times New Roman"/>
        </w:rPr>
        <w:t xml:space="preserve">. Social roles are gendered, and access to economic resources is limited in low-resource </w:t>
      </w:r>
      <w:r w:rsidRPr="00CD1BD0">
        <w:rPr>
          <w:rFonts w:ascii="Times New Roman" w:hAnsi="Times New Roman" w:cs="Times New Roman"/>
        </w:rPr>
        <w:lastRenderedPageBreak/>
        <w:t>settings, making people more vulnerable to mental health problems due to reproductive roles and restricted access to mental health</w:t>
      </w:r>
      <w:r w:rsidR="0074781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"/>
          <w:id w:val="1999613720"/>
          <w:placeholder>
            <w:docPart w:val="DefaultPlaceholder_-1854013440"/>
          </w:placeholder>
        </w:sdtPr>
        <w:sdtContent>
          <w:r w:rsidR="001F5262" w:rsidRPr="001F5262">
            <w:rPr>
              <w:rFonts w:ascii="Times New Roman" w:hAnsi="Times New Roman" w:cs="Times New Roman"/>
              <w:color w:val="000000"/>
            </w:rPr>
            <w:t>(Patel et al., 2018b)</w:t>
          </w:r>
        </w:sdtContent>
      </w:sdt>
      <w:r w:rsidRPr="00CD1BD0">
        <w:rPr>
          <w:rFonts w:ascii="Times New Roman" w:hAnsi="Times New Roman" w:cs="Times New Roman"/>
        </w:rPr>
        <w:t xml:space="preserve">. </w:t>
      </w:r>
    </w:p>
    <w:p w14:paraId="4CF25626" w14:textId="74454623" w:rsidR="009412D9" w:rsidRPr="00CD1BD0" w:rsidRDefault="009412D9" w:rsidP="00A02A2E">
      <w:pPr>
        <w:spacing w:line="480" w:lineRule="auto"/>
        <w:jc w:val="both"/>
        <w:rPr>
          <w:rFonts w:ascii="Times New Roman" w:hAnsi="Times New Roman" w:cs="Times New Roman"/>
        </w:rPr>
      </w:pPr>
      <w:r w:rsidRPr="00CD1BD0">
        <w:rPr>
          <w:rFonts w:ascii="Times New Roman" w:hAnsi="Times New Roman" w:cs="Times New Roman"/>
        </w:rPr>
        <w:t>Women possessing depression do not only impact the quality of life, but the functioning of the family, child health, and well-being of the community, in general</w:t>
      </w:r>
      <w:r w:rsidR="0074781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"/>
          <w:id w:val="1767110614"/>
          <w:placeholder>
            <w:docPart w:val="DefaultPlaceholder_-1854013440"/>
          </w:placeholder>
        </w:sdtPr>
        <w:sdtContent>
          <w:r w:rsidR="001F5262" w:rsidRPr="001F5262">
            <w:rPr>
              <w:rFonts w:ascii="Times New Roman" w:hAnsi="Times New Roman" w:cs="Times New Roman"/>
              <w:color w:val="000000"/>
            </w:rPr>
            <w:t>(Oram et al., 2022)</w:t>
          </w:r>
        </w:sdtContent>
      </w:sdt>
      <w:r w:rsidRPr="00CD1BD0">
        <w:rPr>
          <w:rFonts w:ascii="Times New Roman" w:hAnsi="Times New Roman" w:cs="Times New Roman"/>
        </w:rPr>
        <w:t>. It is thus important to understand the social determinants that affect the depressive symptoms in order to bring meaningful, context-sensitive intervention</w:t>
      </w:r>
      <w:r w:rsidR="0074781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"/>
          <w:id w:val="317156119"/>
          <w:placeholder>
            <w:docPart w:val="DefaultPlaceholder_-1854013440"/>
          </w:placeholder>
        </w:sdtPr>
        <w:sdtContent>
          <w:r w:rsidR="001F5262" w:rsidRPr="001F5262">
            <w:rPr>
              <w:rFonts w:ascii="Times New Roman" w:hAnsi="Times New Roman" w:cs="Times New Roman"/>
              <w:color w:val="000000"/>
            </w:rPr>
            <w:t>(Amouzou et al., 2025)</w:t>
          </w:r>
        </w:sdtContent>
      </w:sdt>
      <w:r w:rsidRPr="00CD1BD0">
        <w:rPr>
          <w:rFonts w:ascii="Times New Roman" w:hAnsi="Times New Roman" w:cs="Times New Roman"/>
        </w:rPr>
        <w:t>. The decision-making autonomy of women is one of the important social determinants of mental health</w:t>
      </w:r>
      <w:r w:rsidR="0074781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"/>
          <w:id w:val="1974025162"/>
          <w:placeholder>
            <w:docPart w:val="DefaultPlaceholder_-1854013440"/>
          </w:placeholder>
        </w:sdtPr>
        <w:sdtContent>
          <w:r w:rsidR="001F5262" w:rsidRPr="001F5262">
            <w:rPr>
              <w:rFonts w:ascii="Times New Roman" w:hAnsi="Times New Roman" w:cs="Times New Roman"/>
              <w:color w:val="000000"/>
            </w:rPr>
            <w:t>(The Lancet, 2025)</w:t>
          </w:r>
        </w:sdtContent>
      </w:sdt>
      <w:r w:rsidRPr="00CD1BD0">
        <w:rPr>
          <w:rFonts w:ascii="Times New Roman" w:hAnsi="Times New Roman" w:cs="Times New Roman"/>
        </w:rPr>
        <w:t>.</w:t>
      </w:r>
    </w:p>
    <w:p w14:paraId="2D9B43E2" w14:textId="56B5CC53" w:rsidR="009412D9" w:rsidRDefault="009412D9" w:rsidP="00A02A2E">
      <w:pPr>
        <w:spacing w:line="480" w:lineRule="auto"/>
        <w:jc w:val="both"/>
        <w:rPr>
          <w:ins w:id="28" w:author="Md Salek" w:date="2026-04-05T02:13:00Z" w16du:dateUtc="2026-04-04T20:13:00Z"/>
          <w:rFonts w:ascii="Times New Roman" w:hAnsi="Times New Roman" w:cs="Times New Roman"/>
        </w:rPr>
      </w:pPr>
      <w:r w:rsidRPr="00CD1BD0">
        <w:rPr>
          <w:rFonts w:ascii="Times New Roman" w:hAnsi="Times New Roman" w:cs="Times New Roman"/>
        </w:rPr>
        <w:t xml:space="preserve"> Decision-making autonomy is de</w:t>
      </w:r>
      <w:ins w:id="29" w:author="Md Salek" w:date="2026-04-05T03:52:00Z" w16du:dateUtc="2026-04-04T21:52:00Z">
        <w:r w:rsidR="006167DE">
          <w:rPr>
            <w:rFonts w:ascii="Times New Roman" w:hAnsi="Times New Roman" w:cs="Times New Roman"/>
          </w:rPr>
          <w:t>fined</w:t>
        </w:r>
      </w:ins>
      <w:del w:id="30" w:author="Md Salek" w:date="2026-04-05T03:52:00Z" w16du:dateUtc="2026-04-04T21:52:00Z">
        <w:r w:rsidRPr="00CD1BD0" w:rsidDel="006167DE">
          <w:rPr>
            <w:rFonts w:ascii="Times New Roman" w:hAnsi="Times New Roman" w:cs="Times New Roman"/>
          </w:rPr>
          <w:delText>scribed</w:delText>
        </w:r>
      </w:del>
      <w:r w:rsidRPr="00CD1BD0">
        <w:rPr>
          <w:rFonts w:ascii="Times New Roman" w:hAnsi="Times New Roman" w:cs="Times New Roman"/>
        </w:rPr>
        <w:t xml:space="preserve"> as a woman having power to engage in making decisions regarding her health care, family purchases, finances, mobility and reproductive decisions</w:t>
      </w:r>
      <w:r w:rsidR="0074781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"/>
          <w:id w:val="-1872454902"/>
          <w:placeholder>
            <w:docPart w:val="DefaultPlaceholder_-1854013440"/>
          </w:placeholder>
        </w:sdtPr>
        <w:sdtContent>
          <w:r w:rsidR="001F5262" w:rsidRPr="001F5262">
            <w:rPr>
              <w:rFonts w:ascii="Times New Roman" w:hAnsi="Times New Roman" w:cs="Times New Roman"/>
              <w:color w:val="000000"/>
            </w:rPr>
            <w:t>(Heise et al., 2019)</w:t>
          </w:r>
        </w:sdtContent>
      </w:sdt>
      <w:r w:rsidRPr="00CD1BD0">
        <w:rPr>
          <w:rFonts w:ascii="Times New Roman" w:hAnsi="Times New Roman" w:cs="Times New Roman"/>
        </w:rPr>
        <w:t>. The results of numerous nations show that women who have more freedom are less likely to encounter depressive and anxiety symptoms</w:t>
      </w:r>
      <w:r w:rsidR="0074781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"/>
          <w:id w:val="1402484339"/>
          <w:placeholder>
            <w:docPart w:val="DefaultPlaceholder_-1854013440"/>
          </w:placeholder>
        </w:sdtPr>
        <w:sdtContent>
          <w:r w:rsidR="001F5262" w:rsidRPr="001F5262">
            <w:rPr>
              <w:rFonts w:ascii="Times New Roman" w:hAnsi="Times New Roman" w:cs="Times New Roman"/>
              <w:color w:val="000000"/>
            </w:rPr>
            <w:t>(Westby et al., 2021)</w:t>
          </w:r>
        </w:sdtContent>
      </w:sdt>
      <w:r w:rsidRPr="00CD1BD0">
        <w:rPr>
          <w:rFonts w:ascii="Times New Roman" w:hAnsi="Times New Roman" w:cs="Times New Roman"/>
        </w:rPr>
        <w:t>. Autonomy can keep mental health safe because it would enhance the sense of control that women have in their lives, decrease their vulnerability to coercive relationships, and allow access to health and social resources</w:t>
      </w:r>
      <w:r w:rsidR="0074781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"/>
          <w:id w:val="245082552"/>
          <w:placeholder>
            <w:docPart w:val="DefaultPlaceholder_-1854013440"/>
          </w:placeholder>
        </w:sdtPr>
        <w:sdtContent>
          <w:r w:rsidR="001F5262" w:rsidRPr="001F5262">
            <w:rPr>
              <w:rFonts w:ascii="Times New Roman" w:hAnsi="Times New Roman" w:cs="Times New Roman"/>
              <w:color w:val="000000"/>
            </w:rPr>
            <w:t>(Leight et al., 2022a)</w:t>
          </w:r>
        </w:sdtContent>
      </w:sdt>
      <w:r w:rsidRPr="00CD1BD0">
        <w:rPr>
          <w:rFonts w:ascii="Times New Roman" w:hAnsi="Times New Roman" w:cs="Times New Roman"/>
        </w:rPr>
        <w:t>. On the other hand, a lack of autonomy has been associated with</w:t>
      </w:r>
      <w:ins w:id="31" w:author="Md Salek" w:date="2026-04-05T03:52:00Z" w16du:dateUtc="2026-04-04T21:52:00Z">
        <w:r w:rsidR="003F61F1">
          <w:rPr>
            <w:rFonts w:ascii="Times New Roman" w:hAnsi="Times New Roman" w:cs="Times New Roman"/>
          </w:rPr>
          <w:t xml:space="preserve"> higher </w:t>
        </w:r>
      </w:ins>
      <w:del w:id="32" w:author="Md Salek" w:date="2026-04-05T15:54:00Z" w16du:dateUtc="2026-04-05T09:54:00Z">
        <w:r w:rsidRPr="00CD1BD0" w:rsidDel="00550FF8">
          <w:rPr>
            <w:rFonts w:ascii="Times New Roman" w:hAnsi="Times New Roman" w:cs="Times New Roman"/>
          </w:rPr>
          <w:delText xml:space="preserve"> </w:delText>
        </w:r>
      </w:del>
      <w:r w:rsidRPr="00CD1BD0">
        <w:rPr>
          <w:rFonts w:ascii="Times New Roman" w:hAnsi="Times New Roman" w:cs="Times New Roman"/>
        </w:rPr>
        <w:t>psychological distress, helplessness and increased vulnerability to common mental disorders</w:t>
      </w:r>
      <w:r w:rsidR="0074781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"/>
          <w:id w:val="1875811424"/>
          <w:placeholder>
            <w:docPart w:val="DefaultPlaceholder_-1854013440"/>
          </w:placeholder>
        </w:sdtPr>
        <w:sdtContent>
          <w:r w:rsidR="001F5262" w:rsidRPr="001F5262">
            <w:rPr>
              <w:rFonts w:ascii="Times New Roman" w:hAnsi="Times New Roman" w:cs="Times New Roman"/>
              <w:color w:val="000000"/>
            </w:rPr>
            <w:t>(Leight et al., 2022b; M. S. U. M. O. Miah, 2025)</w:t>
          </w:r>
        </w:sdtContent>
      </w:sdt>
      <w:r w:rsidRPr="00CD1BD0">
        <w:rPr>
          <w:rFonts w:ascii="Times New Roman" w:hAnsi="Times New Roman" w:cs="Times New Roman"/>
        </w:rPr>
        <w:t>. Although the increased awareness of the need of autonomy among women and the mental wellness of women has advanced throughout the globe, few studies have been conducted in most low-income countries</w:t>
      </w:r>
      <w:ins w:id="33" w:author="Md Salek" w:date="2026-04-05T15:55:00Z" w16du:dateUtc="2026-04-05T09:55:00Z">
        <w:r w:rsidR="00550FF8">
          <w:rPr>
            <w:rFonts w:ascii="Times New Roman" w:hAnsi="Times New Roman" w:cs="Times New Roman"/>
          </w:rPr>
          <w:t xml:space="preserve"> (LMICs)</w:t>
        </w:r>
      </w:ins>
      <w:r w:rsidR="0074781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"/>
          <w:id w:val="-151074258"/>
          <w:placeholder>
            <w:docPart w:val="DefaultPlaceholder_-1854013440"/>
          </w:placeholder>
        </w:sdtPr>
        <w:sdtContent>
          <w:r w:rsidR="001F5262" w:rsidRPr="001F5262">
            <w:rPr>
              <w:rFonts w:ascii="Times New Roman" w:hAnsi="Times New Roman" w:cs="Times New Roman"/>
              <w:color w:val="000000"/>
            </w:rPr>
            <w:t>(Borges do Nascimento et al., 2025; Jia et al., 2025)</w:t>
          </w:r>
        </w:sdtContent>
      </w:sdt>
      <w:r w:rsidRPr="00CD1BD0">
        <w:rPr>
          <w:rFonts w:ascii="Times New Roman" w:hAnsi="Times New Roman" w:cs="Times New Roman"/>
        </w:rPr>
        <w:t>. Mental health of women in sub-Saharan Africa is a product of socioeconomic, reproductive, and contextual risk factors</w:t>
      </w:r>
      <w:r w:rsidR="0074781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"/>
          <w:id w:val="237757567"/>
          <w:placeholder>
            <w:docPart w:val="DefaultPlaceholder_-1854013440"/>
          </w:placeholder>
        </w:sdtPr>
        <w:sdtContent>
          <w:r w:rsidR="001F5262" w:rsidRPr="001F5262">
            <w:rPr>
              <w:rFonts w:ascii="Times New Roman" w:hAnsi="Times New Roman" w:cs="Times New Roman"/>
              <w:color w:val="000000"/>
            </w:rPr>
            <w:t>(Bandara et al., 2024)</w:t>
          </w:r>
        </w:sdtContent>
      </w:sdt>
      <w:r w:rsidRPr="00CD1BD0">
        <w:rPr>
          <w:rFonts w:ascii="Times New Roman" w:hAnsi="Times New Roman" w:cs="Times New Roman"/>
        </w:rPr>
        <w:t xml:space="preserve">. There are early marriage, early childbearing, </w:t>
      </w:r>
      <w:r w:rsidR="00747813" w:rsidRPr="00CD1BD0">
        <w:rPr>
          <w:rFonts w:ascii="Times New Roman" w:hAnsi="Times New Roman" w:cs="Times New Roman"/>
        </w:rPr>
        <w:t xml:space="preserve">internet use, </w:t>
      </w:r>
      <w:r w:rsidRPr="00CD1BD0">
        <w:rPr>
          <w:rFonts w:ascii="Times New Roman" w:hAnsi="Times New Roman" w:cs="Times New Roman"/>
        </w:rPr>
        <w:t xml:space="preserve">pregnancy loss, high fertility and large family size, which are usually stressful factors that can make an individual </w:t>
      </w:r>
      <w:r w:rsidRPr="00CD1BD0">
        <w:rPr>
          <w:rFonts w:ascii="Times New Roman" w:hAnsi="Times New Roman" w:cs="Times New Roman"/>
        </w:rPr>
        <w:lastRenderedPageBreak/>
        <w:t>vulnerable to depression</w:t>
      </w:r>
      <w:r w:rsidR="0074781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"/>
          <w:id w:val="1131756360"/>
          <w:placeholder>
            <w:docPart w:val="DefaultPlaceholder_-1854013440"/>
          </w:placeholder>
        </w:sdtPr>
        <w:sdtContent>
          <w:r w:rsidR="001F5262" w:rsidRPr="001F5262">
            <w:rPr>
              <w:rFonts w:ascii="Times New Roman" w:eastAsia="Times New Roman" w:hAnsi="Times New Roman" w:cs="Times New Roman"/>
              <w:color w:val="000000"/>
            </w:rPr>
            <w:t>(M. S. Miah &amp; Ullah, 2025)</w:t>
          </w:r>
        </w:sdtContent>
      </w:sdt>
      <w:r w:rsidRPr="00CD1BD0">
        <w:rPr>
          <w:rFonts w:ascii="Times New Roman" w:hAnsi="Times New Roman" w:cs="Times New Roman"/>
        </w:rPr>
        <w:t>. These risk factors are usually accompanied by limited decision-making autonomy especially in rural regions where traditions and gender norms are the order of the day</w:t>
      </w:r>
      <w:r w:rsidR="0074781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"/>
          <w:id w:val="1510105983"/>
          <w:placeholder>
            <w:docPart w:val="DefaultPlaceholder_-1854013440"/>
          </w:placeholder>
        </w:sdtPr>
        <w:sdtContent>
          <w:r w:rsidR="001F5262" w:rsidRPr="001F5262">
            <w:rPr>
              <w:rFonts w:ascii="Times New Roman" w:hAnsi="Times New Roman" w:cs="Times New Roman"/>
              <w:color w:val="000000"/>
            </w:rPr>
            <w:t>(Rahman et al., 2024)</w:t>
          </w:r>
        </w:sdtContent>
      </w:sdt>
      <w:r w:rsidRPr="00CD1BD0">
        <w:rPr>
          <w:rFonts w:ascii="Times New Roman" w:hAnsi="Times New Roman" w:cs="Times New Roman"/>
        </w:rPr>
        <w:t>. Although urban setting usually has more access to education, work, and health services, other stressors, such as economic insecurity, social isolation, and accelerated sociocultural change, might also be brought about by urban setting</w:t>
      </w:r>
      <w:r w:rsidR="0074781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"/>
          <w:id w:val="1089195785"/>
          <w:placeholder>
            <w:docPart w:val="DefaultPlaceholder_-1854013440"/>
          </w:placeholder>
        </w:sdtPr>
        <w:sdtContent>
          <w:r w:rsidR="001F5262" w:rsidRPr="001F5262">
            <w:rPr>
              <w:rFonts w:ascii="Times New Roman" w:hAnsi="Times New Roman" w:cs="Times New Roman"/>
              <w:color w:val="000000"/>
            </w:rPr>
            <w:t>(Nabaggala et al., 2021)</w:t>
          </w:r>
        </w:sdtContent>
      </w:sdt>
      <w:r w:rsidRPr="00CD1BD0">
        <w:rPr>
          <w:rFonts w:ascii="Times New Roman" w:hAnsi="Times New Roman" w:cs="Times New Roman"/>
        </w:rPr>
        <w:t>. These aspects indicate that the interdependence between autonomy and depression might depend on the setting and there is a necessity to explore the rural-urban variations in mental health outcomes</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"/>
          <w:id w:val="-1941210749"/>
          <w:placeholder>
            <w:docPart w:val="DefaultPlaceholder_-1854013440"/>
          </w:placeholder>
        </w:sdtPr>
        <w:sdtContent>
          <w:r w:rsidR="001F5262" w:rsidRPr="001F5262">
            <w:rPr>
              <w:rFonts w:ascii="Times New Roman" w:hAnsi="Times New Roman" w:cs="Times New Roman"/>
              <w:color w:val="000000"/>
            </w:rPr>
            <w:t xml:space="preserve">(Acharya et al., 2010b, 2010a; Idris et al., 2023; </w:t>
          </w:r>
          <w:proofErr w:type="spellStart"/>
          <w:r w:rsidR="001F5262" w:rsidRPr="001F5262">
            <w:rPr>
              <w:rFonts w:ascii="Times New Roman" w:hAnsi="Times New Roman" w:cs="Times New Roman"/>
              <w:color w:val="000000"/>
            </w:rPr>
            <w:t>Mustafiz</w:t>
          </w:r>
          <w:proofErr w:type="spellEnd"/>
          <w:r w:rsidR="001F5262" w:rsidRPr="001F5262">
            <w:rPr>
              <w:rFonts w:ascii="Times New Roman" w:hAnsi="Times New Roman" w:cs="Times New Roman"/>
              <w:color w:val="000000"/>
            </w:rPr>
            <w:t xml:space="preserve"> et al., 2025)</w:t>
          </w:r>
        </w:sdtContent>
      </w:sdt>
      <w:r w:rsidRPr="00CD1BD0">
        <w:rPr>
          <w:rFonts w:ascii="Times New Roman" w:hAnsi="Times New Roman" w:cs="Times New Roman"/>
        </w:rPr>
        <w:t>.</w:t>
      </w:r>
    </w:p>
    <w:p w14:paraId="0A24C201" w14:textId="68861E56" w:rsidR="00E73330" w:rsidRPr="00CD1BD0" w:rsidDel="00E73330" w:rsidRDefault="00E73330" w:rsidP="00451DAC">
      <w:pPr>
        <w:spacing w:line="480" w:lineRule="auto"/>
        <w:jc w:val="both"/>
        <w:rPr>
          <w:del w:id="34" w:author="Md Salek" w:date="2026-04-05T02:21:00Z" w16du:dateUtc="2026-04-04T20:21:00Z"/>
          <w:rFonts w:ascii="Times New Roman" w:hAnsi="Times New Roman" w:cs="Times New Roman"/>
        </w:rPr>
      </w:pPr>
      <w:ins w:id="35" w:author="Md Salek" w:date="2026-04-05T02:13:00Z" w16du:dateUtc="2026-04-04T20:13:00Z">
        <w:r>
          <w:rPr>
            <w:rFonts w:ascii="Times New Roman" w:hAnsi="Times New Roman" w:cs="Times New Roman"/>
          </w:rPr>
          <w:t xml:space="preserve">In Southern Africa, in </w:t>
        </w:r>
        <w:r w:rsidRPr="00A051B6">
          <w:rPr>
            <w:rFonts w:ascii="Times New Roman" w:hAnsi="Times New Roman" w:cs="Times New Roman"/>
          </w:rPr>
          <w:t xml:space="preserve">Lesotho, depressive symptoms remain a </w:t>
        </w:r>
        <w:r>
          <w:rPr>
            <w:rFonts w:ascii="Times New Roman" w:hAnsi="Times New Roman" w:cs="Times New Roman"/>
          </w:rPr>
          <w:t>major</w:t>
        </w:r>
        <w:r w:rsidRPr="00A051B6">
          <w:rPr>
            <w:rFonts w:ascii="Times New Roman" w:hAnsi="Times New Roman" w:cs="Times New Roman"/>
          </w:rPr>
          <w:t xml:space="preserve"> public health </w:t>
        </w:r>
        <w:r>
          <w:rPr>
            <w:rFonts w:ascii="Times New Roman" w:hAnsi="Times New Roman" w:cs="Times New Roman"/>
          </w:rPr>
          <w:t>issue</w:t>
        </w:r>
        <w:r w:rsidRPr="00A051B6">
          <w:rPr>
            <w:rFonts w:ascii="Times New Roman" w:hAnsi="Times New Roman" w:cs="Times New Roman"/>
          </w:rPr>
          <w:t xml:space="preserve">, with recent national surveys reporting a substantial burden of untreated mental health conditions among women, driven by </w:t>
        </w:r>
        <w:r>
          <w:rPr>
            <w:rFonts w:ascii="Times New Roman" w:hAnsi="Times New Roman" w:cs="Times New Roman"/>
          </w:rPr>
          <w:t xml:space="preserve">digital access, </w:t>
        </w:r>
        <w:r w:rsidRPr="00A051B6">
          <w:rPr>
            <w:rFonts w:ascii="Times New Roman" w:hAnsi="Times New Roman" w:cs="Times New Roman"/>
          </w:rPr>
          <w:t xml:space="preserve">poverty, </w:t>
        </w:r>
      </w:ins>
      <w:ins w:id="36" w:author="Md Salek" w:date="2026-04-05T15:56:00Z" w16du:dateUtc="2026-04-05T09:56:00Z">
        <w:r w:rsidR="00550FF8">
          <w:rPr>
            <w:rFonts w:ascii="Times New Roman" w:hAnsi="Times New Roman" w:cs="Times New Roman"/>
          </w:rPr>
          <w:t>human immunodefi</w:t>
        </w:r>
      </w:ins>
      <w:ins w:id="37" w:author="Md Salek" w:date="2026-04-05T15:57:00Z" w16du:dateUtc="2026-04-05T09:57:00Z">
        <w:r w:rsidR="00550FF8">
          <w:rPr>
            <w:rFonts w:ascii="Times New Roman" w:hAnsi="Times New Roman" w:cs="Times New Roman"/>
          </w:rPr>
          <w:t>ci</w:t>
        </w:r>
      </w:ins>
      <w:ins w:id="38" w:author="Md Salek" w:date="2026-04-05T15:56:00Z" w16du:dateUtc="2026-04-05T09:56:00Z">
        <w:r w:rsidR="00550FF8">
          <w:rPr>
            <w:rFonts w:ascii="Times New Roman" w:hAnsi="Times New Roman" w:cs="Times New Roman"/>
          </w:rPr>
          <w:t>ency virus</w:t>
        </w:r>
      </w:ins>
      <w:ins w:id="39" w:author="Md Salek" w:date="2026-04-05T15:57:00Z" w16du:dateUtc="2026-04-05T09:57:00Z">
        <w:r w:rsidR="00550FF8">
          <w:rPr>
            <w:rFonts w:ascii="Times New Roman" w:hAnsi="Times New Roman" w:cs="Times New Roman"/>
          </w:rPr>
          <w:t xml:space="preserve"> </w:t>
        </w:r>
      </w:ins>
      <w:ins w:id="40" w:author="Md Salek" w:date="2026-04-05T15:55:00Z" w16du:dateUtc="2026-04-05T09:55:00Z">
        <w:r w:rsidR="00550FF8">
          <w:rPr>
            <w:rFonts w:ascii="Times New Roman" w:hAnsi="Times New Roman" w:cs="Times New Roman"/>
          </w:rPr>
          <w:t>(</w:t>
        </w:r>
      </w:ins>
      <w:ins w:id="41" w:author="Md Salek" w:date="2026-04-05T02:13:00Z" w16du:dateUtc="2026-04-04T20:13:00Z">
        <w:r w:rsidRPr="00A051B6">
          <w:rPr>
            <w:rFonts w:ascii="Times New Roman" w:hAnsi="Times New Roman" w:cs="Times New Roman"/>
          </w:rPr>
          <w:t>HIV</w:t>
        </w:r>
      </w:ins>
      <w:ins w:id="42" w:author="Md Salek" w:date="2026-04-05T15:55:00Z" w16du:dateUtc="2026-04-05T09:55:00Z">
        <w:r w:rsidR="00550FF8">
          <w:rPr>
            <w:rFonts w:ascii="Times New Roman" w:hAnsi="Times New Roman" w:cs="Times New Roman"/>
          </w:rPr>
          <w:t>)</w:t>
        </w:r>
      </w:ins>
      <w:ins w:id="43" w:author="Md Salek" w:date="2026-04-05T02:13:00Z" w16du:dateUtc="2026-04-04T20:13:00Z">
        <w:r w:rsidRPr="00A051B6">
          <w:rPr>
            <w:rFonts w:ascii="Times New Roman" w:hAnsi="Times New Roman" w:cs="Times New Roman"/>
          </w:rPr>
          <w:t xml:space="preserve"> prevalence, and limited access to mental-health services</w:t>
        </w:r>
        <w:r w:rsidRPr="00A051B6">
          <w:rPr>
            <w:rFonts w:ascii="Times New Roman" w:hAnsi="Times New Roman" w:cs="Times New Roman"/>
            <w:b/>
            <w:bCs/>
          </w:rPr>
          <w:t xml:space="preserve"> </w:t>
        </w:r>
      </w:ins>
      <w:sdt>
        <w:sdtPr>
          <w:rPr>
            <w:rFonts w:ascii="Times New Roman" w:hAnsi="Times New Roman" w:cs="Times New Roman"/>
            <w:b/>
            <w:bCs/>
            <w:color w:val="000000"/>
          </w:rPr>
          <w:tag w:val="MENDELEY_CITATION_v3_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"/>
          <w:id w:val="-337620423"/>
          <w:placeholder>
            <w:docPart w:val="DefaultPlaceholder_-1854013440"/>
          </w:placeholder>
        </w:sdtPr>
        <w:sdtContent>
          <w:r w:rsidR="001F5262" w:rsidRPr="001F5262">
            <w:rPr>
              <w:rFonts w:ascii="Times New Roman" w:hAnsi="Times New Roman" w:cs="Times New Roman"/>
              <w:color w:val="000000"/>
            </w:rPr>
            <w:t xml:space="preserve">(DHS Program, 2023; </w:t>
          </w:r>
          <w:proofErr w:type="spellStart"/>
          <w:r w:rsidR="001F5262" w:rsidRPr="001F5262">
            <w:rPr>
              <w:rFonts w:ascii="Times New Roman" w:hAnsi="Times New Roman" w:cs="Times New Roman"/>
              <w:color w:val="000000"/>
            </w:rPr>
            <w:t>Jejaw</w:t>
          </w:r>
          <w:proofErr w:type="spellEnd"/>
          <w:r w:rsidR="001F5262" w:rsidRPr="001F5262">
            <w:rPr>
              <w:rFonts w:ascii="Times New Roman" w:hAnsi="Times New Roman" w:cs="Times New Roman"/>
              <w:color w:val="000000"/>
            </w:rPr>
            <w:t xml:space="preserve"> et al., 2026)</w:t>
          </w:r>
        </w:sdtContent>
      </w:sdt>
      <w:ins w:id="44" w:author="Md Salek" w:date="2026-04-05T02:13:00Z" w16du:dateUtc="2026-04-04T20:13:00Z">
        <w:r w:rsidRPr="00A051B6">
          <w:rPr>
            <w:rFonts w:ascii="Times New Roman" w:hAnsi="Times New Roman" w:cs="Times New Roman"/>
          </w:rPr>
          <w:t>.</w:t>
        </w:r>
        <w:r>
          <w:rPr>
            <w:rFonts w:ascii="Times New Roman" w:hAnsi="Times New Roman" w:cs="Times New Roman"/>
          </w:rPr>
          <w:t xml:space="preserve"> Additionally, </w:t>
        </w:r>
        <w:r w:rsidRPr="00A051B6">
          <w:rPr>
            <w:rFonts w:ascii="Times New Roman" w:hAnsi="Times New Roman" w:cs="Times New Roman"/>
          </w:rPr>
          <w:t xml:space="preserve">Lesotho </w:t>
        </w:r>
        <w:r>
          <w:rPr>
            <w:rFonts w:ascii="Times New Roman" w:hAnsi="Times New Roman" w:cs="Times New Roman"/>
          </w:rPr>
          <w:t>showed</w:t>
        </w:r>
        <w:r w:rsidRPr="00A051B6">
          <w:rPr>
            <w:rFonts w:ascii="Times New Roman" w:hAnsi="Times New Roman" w:cs="Times New Roman"/>
          </w:rPr>
          <w:t xml:space="preserve"> the highest estimated </w:t>
        </w:r>
        <w:r>
          <w:rPr>
            <w:rFonts w:ascii="Times New Roman" w:hAnsi="Times New Roman" w:cs="Times New Roman"/>
          </w:rPr>
          <w:t>prevalence</w:t>
        </w:r>
        <w:r w:rsidRPr="00A051B6">
          <w:rPr>
            <w:rFonts w:ascii="Times New Roman" w:hAnsi="Times New Roman" w:cs="Times New Roman"/>
          </w:rPr>
          <w:t xml:space="preserve"> of depression, with women excessively </w:t>
        </w:r>
        <w:r>
          <w:rPr>
            <w:rFonts w:ascii="Times New Roman" w:hAnsi="Times New Roman" w:cs="Times New Roman"/>
          </w:rPr>
          <w:t>suffered</w:t>
        </w:r>
      </w:ins>
      <w:ins w:id="45" w:author="Md Salek" w:date="2026-04-05T02:18:00Z" w16du:dateUtc="2026-04-04T20:18:00Z">
        <w:r>
          <w:rPr>
            <w:rFonts w:ascii="Times New Roman" w:hAnsi="Times New Roman" w:cs="Times New Roman"/>
          </w:rPr>
          <w:t xml:space="preserve"> </w:t>
        </w:r>
      </w:ins>
      <w:sdt>
        <w:sdtPr>
          <w:rPr>
            <w:rFonts w:ascii="Times New Roman" w:hAnsi="Times New Roman" w:cs="Times New Roman"/>
            <w:color w:val="000000"/>
          </w:rPr>
          <w:tag w:val="MENDELEY_CITATION_v3_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"/>
          <w:id w:val="-976675513"/>
          <w:placeholder>
            <w:docPart w:val="DefaultPlaceholder_-1854013440"/>
          </w:placeholder>
        </w:sdtPr>
        <w:sdtContent>
          <w:r w:rsidR="001F5262" w:rsidRPr="001F5262">
            <w:rPr>
              <w:rFonts w:ascii="Times New Roman" w:hAnsi="Times New Roman" w:cs="Times New Roman"/>
              <w:color w:val="000000"/>
            </w:rPr>
            <w:t>(Myint et al., 2025a)</w:t>
          </w:r>
        </w:sdtContent>
      </w:sdt>
      <w:ins w:id="46" w:author="Md Salek" w:date="2026-04-05T02:13:00Z" w16du:dateUtc="2026-04-04T20:13:00Z">
        <w:r>
          <w:rPr>
            <w:rFonts w:ascii="Times New Roman" w:hAnsi="Times New Roman" w:cs="Times New Roman"/>
          </w:rPr>
          <w:t>. Likely</w:t>
        </w:r>
        <w:r w:rsidRPr="00A051B6">
          <w:rPr>
            <w:rFonts w:ascii="Times New Roman" w:hAnsi="Times New Roman" w:cs="Times New Roman"/>
          </w:rPr>
          <w:t>, a slightly higher pr</w:t>
        </w:r>
        <w:r>
          <w:rPr>
            <w:rFonts w:ascii="Times New Roman" w:hAnsi="Times New Roman" w:cs="Times New Roman"/>
          </w:rPr>
          <w:t>evalence</w:t>
        </w:r>
        <w:r w:rsidRPr="00A051B6">
          <w:rPr>
            <w:rFonts w:ascii="Times New Roman" w:hAnsi="Times New Roman" w:cs="Times New Roman"/>
          </w:rPr>
          <w:t xml:space="preserve"> of women sought</w:t>
        </w:r>
        <w:r>
          <w:rPr>
            <w:rFonts w:ascii="Times New Roman" w:hAnsi="Times New Roman" w:cs="Times New Roman"/>
          </w:rPr>
          <w:t xml:space="preserve"> (17.1%)</w:t>
        </w:r>
        <w:r w:rsidRPr="00A051B6">
          <w:rPr>
            <w:rFonts w:ascii="Times New Roman" w:hAnsi="Times New Roman" w:cs="Times New Roman"/>
          </w:rPr>
          <w:t xml:space="preserve"> help for depression compared to men</w:t>
        </w:r>
        <w:r>
          <w:rPr>
            <w:rFonts w:ascii="Times New Roman" w:hAnsi="Times New Roman" w:cs="Times New Roman"/>
          </w:rPr>
          <w:t xml:space="preserve"> (16.4%). Particularly, women’s</w:t>
        </w:r>
        <w:r w:rsidRPr="00A051B6">
          <w:rPr>
            <w:rFonts w:ascii="Times New Roman" w:hAnsi="Times New Roman" w:cs="Times New Roman"/>
          </w:rPr>
          <w:t xml:space="preserve"> living in urban</w:t>
        </w:r>
        <w:r>
          <w:rPr>
            <w:rFonts w:ascii="Times New Roman" w:hAnsi="Times New Roman" w:cs="Times New Roman"/>
          </w:rPr>
          <w:t xml:space="preserve">’s </w:t>
        </w:r>
        <w:r w:rsidRPr="00A051B6">
          <w:rPr>
            <w:rFonts w:ascii="Times New Roman" w:hAnsi="Times New Roman" w:cs="Times New Roman"/>
          </w:rPr>
          <w:t xml:space="preserve">settings showed higher help-seeking </w:t>
        </w:r>
        <w:r>
          <w:rPr>
            <w:rFonts w:ascii="Times New Roman" w:hAnsi="Times New Roman" w:cs="Times New Roman"/>
          </w:rPr>
          <w:t>prevalences compared to men</w:t>
        </w:r>
      </w:ins>
      <w:ins w:id="47" w:author="Md Salek" w:date="2026-04-05T02:17:00Z" w16du:dateUtc="2026-04-04T20:17:00Z">
        <w:r>
          <w:rPr>
            <w:rFonts w:ascii="Times New Roman" w:hAnsi="Times New Roman" w:cs="Times New Roman"/>
          </w:rPr>
          <w:t xml:space="preserve"> </w:t>
        </w:r>
      </w:ins>
      <w:sdt>
        <w:sdtPr>
          <w:rPr>
            <w:rFonts w:ascii="Times New Roman" w:hAnsi="Times New Roman" w:cs="Times New Roman"/>
            <w:color w:val="000000"/>
          </w:rPr>
          <w:tag w:val="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"/>
          <w:id w:val="25841356"/>
          <w:placeholder>
            <w:docPart w:val="DefaultPlaceholder_-1854013440"/>
          </w:placeholder>
        </w:sdtPr>
        <w:sdtContent>
          <w:r w:rsidR="001F5262" w:rsidRPr="001F5262">
            <w:rPr>
              <w:rFonts w:ascii="Times New Roman" w:hAnsi="Times New Roman" w:cs="Times New Roman"/>
              <w:color w:val="000000"/>
            </w:rPr>
            <w:t>(Fernández et al., 2025; Okyere et al., 2025a)</w:t>
          </w:r>
        </w:sdtContent>
      </w:sdt>
      <w:ins w:id="48" w:author="Md Salek" w:date="2026-04-05T02:13:00Z" w16du:dateUtc="2026-04-04T20:13:00Z">
        <w:r>
          <w:rPr>
            <w:rFonts w:ascii="Times New Roman" w:hAnsi="Times New Roman" w:cs="Times New Roman"/>
          </w:rPr>
          <w:t>.</w:t>
        </w:r>
      </w:ins>
      <w:ins w:id="49" w:author="Md Salek" w:date="2026-04-05T02:32:00Z" w16du:dateUtc="2026-04-04T20:32:00Z">
        <w:r w:rsidR="00451DAC">
          <w:rPr>
            <w:rFonts w:ascii="Times New Roman" w:hAnsi="Times New Roman" w:cs="Times New Roman"/>
          </w:rPr>
          <w:t xml:space="preserve"> </w:t>
        </w:r>
      </w:ins>
      <w:ins w:id="50" w:author="Md Salek" w:date="2026-04-05T02:21:00Z" w16du:dateUtc="2026-04-04T20:21:00Z">
        <w:r w:rsidRPr="00A051B6">
          <w:rPr>
            <w:rFonts w:ascii="Times New Roman" w:hAnsi="Times New Roman" w:cs="Times New Roman"/>
          </w:rPr>
          <w:t xml:space="preserve">Previous studies also shows that women’s autonomy in Lesotho remains remarkably inadequate, mainly in decisions related to health care, household purchases, and mobility, with rural women experiencing even lower levels of intervention due to entrenched gender norms and economic dependence </w:t>
        </w:r>
      </w:ins>
      <w:sdt>
        <w:sdtPr>
          <w:rPr>
            <w:rFonts w:ascii="Times New Roman" w:hAnsi="Times New Roman" w:cs="Times New Roman"/>
            <w:color w:val="000000"/>
          </w:rPr>
          <w:tag w:val="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"/>
          <w:id w:val="-1633089608"/>
          <w:placeholder>
            <w:docPart w:val="DefaultPlaceholder_-1854013440"/>
          </w:placeholder>
        </w:sdtPr>
        <w:sdtContent>
          <w:r w:rsidR="001F5262" w:rsidRPr="001F5262">
            <w:rPr>
              <w:rFonts w:ascii="Times New Roman" w:hAnsi="Times New Roman" w:cs="Times New Roman"/>
              <w:color w:val="000000"/>
            </w:rPr>
            <w:t xml:space="preserve">(Gebeyehu et al., 2022; </w:t>
          </w:r>
          <w:proofErr w:type="spellStart"/>
          <w:r w:rsidR="001F5262" w:rsidRPr="001F5262">
            <w:rPr>
              <w:rFonts w:ascii="Times New Roman" w:hAnsi="Times New Roman" w:cs="Times New Roman"/>
              <w:color w:val="000000"/>
            </w:rPr>
            <w:t>Hormazábal</w:t>
          </w:r>
          <w:proofErr w:type="spellEnd"/>
          <w:r w:rsidR="001F5262" w:rsidRPr="001F5262">
            <w:rPr>
              <w:rFonts w:ascii="Times New Roman" w:hAnsi="Times New Roman" w:cs="Times New Roman"/>
              <w:color w:val="000000"/>
            </w:rPr>
            <w:t>-Salgado et al., 2024; Viens et al., 2016)</w:t>
          </w:r>
        </w:sdtContent>
      </w:sdt>
      <w:ins w:id="51" w:author="Md Salek" w:date="2026-04-05T02:21:00Z" w16du:dateUtc="2026-04-04T20:21:00Z">
        <w:r w:rsidRPr="00A051B6">
          <w:rPr>
            <w:rFonts w:ascii="Times New Roman" w:hAnsi="Times New Roman" w:cs="Times New Roman"/>
          </w:rPr>
          <w:t>.</w:t>
        </w:r>
      </w:ins>
    </w:p>
    <w:p w14:paraId="514F1177" w14:textId="77711F6E" w:rsidR="009412D9" w:rsidRDefault="009412D9" w:rsidP="009412D9">
      <w:pPr>
        <w:spacing w:line="480" w:lineRule="auto"/>
        <w:jc w:val="both"/>
        <w:rPr>
          <w:ins w:id="52" w:author="Md Salek" w:date="2026-04-05T02:33:00Z" w16du:dateUtc="2026-04-04T20:33:00Z"/>
          <w:rFonts w:ascii="Times New Roman" w:hAnsi="Times New Roman" w:cs="Times New Roman"/>
        </w:rPr>
      </w:pPr>
      <w:r w:rsidRPr="00CD1BD0">
        <w:rPr>
          <w:rFonts w:ascii="Times New Roman" w:hAnsi="Times New Roman" w:cs="Times New Roman"/>
        </w:rPr>
        <w:t xml:space="preserve"> In Lesotho, limited studies exist about the mental health of women and their social determinants</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"/>
          <w:id w:val="667763456"/>
          <w:placeholder>
            <w:docPart w:val="DefaultPlaceholder_-1854013440"/>
          </w:placeholder>
        </w:sdtPr>
        <w:sdtContent>
          <w:r w:rsidR="001F5262" w:rsidRPr="001F5262">
            <w:rPr>
              <w:rFonts w:ascii="Times New Roman" w:hAnsi="Times New Roman" w:cs="Times New Roman"/>
              <w:color w:val="000000"/>
            </w:rPr>
            <w:t>(DHS Program, 2023)</w:t>
          </w:r>
        </w:sdtContent>
      </w:sdt>
      <w:r w:rsidRPr="00CD1BD0">
        <w:rPr>
          <w:rFonts w:ascii="Times New Roman" w:hAnsi="Times New Roman" w:cs="Times New Roman"/>
        </w:rPr>
        <w:t>. There has been a preponderance of studies which have concentrated on maternal and reproductive health outcomes and little has been done on psychological well-being</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"/>
          <w:id w:val="75571737"/>
          <w:placeholder>
            <w:docPart w:val="DefaultPlaceholder_-1854013440"/>
          </w:placeholder>
        </w:sdtPr>
        <w:sdtContent>
          <w:r w:rsidR="001F5262" w:rsidRPr="001F5262">
            <w:rPr>
              <w:rFonts w:ascii="Times New Roman" w:hAnsi="Times New Roman" w:cs="Times New Roman"/>
              <w:color w:val="000000"/>
            </w:rPr>
            <w:t>(</w:t>
          </w:r>
          <w:proofErr w:type="spellStart"/>
          <w:r w:rsidR="001F5262" w:rsidRPr="001F5262">
            <w:rPr>
              <w:rFonts w:ascii="Times New Roman" w:hAnsi="Times New Roman" w:cs="Times New Roman"/>
              <w:color w:val="000000"/>
            </w:rPr>
            <w:t>Leseba</w:t>
          </w:r>
          <w:proofErr w:type="spellEnd"/>
          <w:r w:rsidR="001F5262" w:rsidRPr="001F5262">
            <w:rPr>
              <w:rFonts w:ascii="Times New Roman" w:hAnsi="Times New Roman" w:cs="Times New Roman"/>
              <w:color w:val="000000"/>
            </w:rPr>
            <w:t xml:space="preserve"> et al., 2025)</w:t>
          </w:r>
        </w:sdtContent>
      </w:sdt>
      <w:r w:rsidRPr="00CD1BD0">
        <w:rPr>
          <w:rFonts w:ascii="Times New Roman" w:hAnsi="Times New Roman" w:cs="Times New Roman"/>
        </w:rPr>
        <w:t xml:space="preserve">. Naturally, there is scanty evidence on the </w:t>
      </w:r>
      <w:ins w:id="53" w:author="Md Salek" w:date="2026-04-05T15:57:00Z" w16du:dateUtc="2026-04-05T09:57:00Z">
        <w:r w:rsidR="00550FF8">
          <w:rPr>
            <w:rFonts w:ascii="Times New Roman" w:hAnsi="Times New Roman" w:cs="Times New Roman"/>
          </w:rPr>
          <w:t>association</w:t>
        </w:r>
      </w:ins>
      <w:del w:id="54" w:author="Md Salek" w:date="2026-04-05T15:57:00Z" w16du:dateUtc="2026-04-05T09:57:00Z">
        <w:r w:rsidRPr="00CD1BD0" w:rsidDel="00550FF8">
          <w:rPr>
            <w:rFonts w:ascii="Times New Roman" w:hAnsi="Times New Roman" w:cs="Times New Roman"/>
          </w:rPr>
          <w:delText>relationship</w:delText>
        </w:r>
      </w:del>
      <w:r w:rsidRPr="00CD1BD0">
        <w:rPr>
          <w:rFonts w:ascii="Times New Roman" w:hAnsi="Times New Roman" w:cs="Times New Roman"/>
        </w:rPr>
        <w:t xml:space="preserve"> between decision-making autonomy with depressive symptoms among women in national representative samples</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"/>
          <w:id w:val="-1392262627"/>
          <w:placeholder>
            <w:docPart w:val="DefaultPlaceholder_-1854013440"/>
          </w:placeholder>
        </w:sdtPr>
        <w:sdtContent>
          <w:r w:rsidR="001F5262" w:rsidRPr="001F5262">
            <w:rPr>
              <w:rFonts w:ascii="Times New Roman" w:eastAsia="Times New Roman" w:hAnsi="Times New Roman" w:cs="Times New Roman"/>
              <w:color w:val="000000"/>
            </w:rPr>
            <w:t xml:space="preserve">(Mokwena &amp; </w:t>
          </w:r>
          <w:proofErr w:type="spellStart"/>
          <w:r w:rsidR="001F5262" w:rsidRPr="001F5262">
            <w:rPr>
              <w:rFonts w:ascii="Times New Roman" w:eastAsia="Times New Roman" w:hAnsi="Times New Roman" w:cs="Times New Roman"/>
              <w:color w:val="000000"/>
            </w:rPr>
            <w:t>Makhozonke</w:t>
          </w:r>
          <w:proofErr w:type="spellEnd"/>
          <w:r w:rsidR="001F5262" w:rsidRPr="001F5262">
            <w:rPr>
              <w:rFonts w:ascii="Times New Roman" w:eastAsia="Times New Roman" w:hAnsi="Times New Roman" w:cs="Times New Roman"/>
              <w:color w:val="000000"/>
            </w:rPr>
            <w:t>, 2024)</w:t>
          </w:r>
        </w:sdtContent>
      </w:sdt>
      <w:r w:rsidRPr="00CD1BD0">
        <w:rPr>
          <w:rFonts w:ascii="Times New Roman" w:hAnsi="Times New Roman" w:cs="Times New Roman"/>
        </w:rPr>
        <w:t xml:space="preserve">. In addition, the rural-urban </w:t>
      </w:r>
      <w:del w:id="55" w:author="Md Salek" w:date="2026-04-05T15:58:00Z" w16du:dateUtc="2026-04-05T09:58:00Z">
        <w:r w:rsidRPr="00CD1BD0" w:rsidDel="00550FF8">
          <w:rPr>
            <w:rFonts w:ascii="Times New Roman" w:hAnsi="Times New Roman" w:cs="Times New Roman"/>
          </w:rPr>
          <w:delText>di</w:delText>
        </w:r>
      </w:del>
      <w:ins w:id="56" w:author="Md Salek" w:date="2026-04-05T15:58:00Z" w16du:dateUtc="2026-04-05T09:58:00Z">
        <w:r w:rsidR="00550FF8" w:rsidRPr="00CD1BD0">
          <w:rPr>
            <w:rFonts w:ascii="Times New Roman" w:hAnsi="Times New Roman" w:cs="Times New Roman"/>
          </w:rPr>
          <w:t>di</w:t>
        </w:r>
        <w:r w:rsidR="00550FF8">
          <w:rPr>
            <w:rFonts w:ascii="Times New Roman" w:hAnsi="Times New Roman" w:cs="Times New Roman"/>
          </w:rPr>
          <w:t>sparities</w:t>
        </w:r>
      </w:ins>
      <w:del w:id="57" w:author="Md Salek" w:date="2026-04-05T15:57:00Z" w16du:dateUtc="2026-04-05T09:57:00Z">
        <w:r w:rsidRPr="00CD1BD0" w:rsidDel="00550FF8">
          <w:rPr>
            <w:rFonts w:ascii="Times New Roman" w:hAnsi="Times New Roman" w:cs="Times New Roman"/>
          </w:rPr>
          <w:delText>fferences</w:delText>
        </w:r>
      </w:del>
      <w:r w:rsidRPr="00CD1BD0">
        <w:rPr>
          <w:rFonts w:ascii="Times New Roman" w:hAnsi="Times New Roman" w:cs="Times New Roman"/>
        </w:rPr>
        <w:t xml:space="preserve"> or </w:t>
      </w:r>
      <w:ins w:id="58" w:author="Md Salek" w:date="2026-04-05T15:58:00Z" w16du:dateUtc="2026-04-05T09:58:00Z">
        <w:r w:rsidR="00550FF8">
          <w:rPr>
            <w:rFonts w:ascii="Times New Roman" w:hAnsi="Times New Roman" w:cs="Times New Roman"/>
          </w:rPr>
          <w:t xml:space="preserve">province-wise </w:t>
        </w:r>
      </w:ins>
      <w:r w:rsidRPr="00CD1BD0">
        <w:rPr>
          <w:rFonts w:ascii="Times New Roman" w:hAnsi="Times New Roman" w:cs="Times New Roman"/>
        </w:rPr>
        <w:t xml:space="preserve">spatial </w:t>
      </w:r>
      <w:ins w:id="59" w:author="Md Salek" w:date="2026-04-05T15:58:00Z" w16du:dateUtc="2026-04-05T09:58:00Z">
        <w:r w:rsidR="00550FF8">
          <w:rPr>
            <w:rFonts w:ascii="Times New Roman" w:hAnsi="Times New Roman" w:cs="Times New Roman"/>
          </w:rPr>
          <w:t xml:space="preserve">inequalities </w:t>
        </w:r>
      </w:ins>
      <w:del w:id="60" w:author="Md Salek" w:date="2026-04-05T15:58:00Z" w16du:dateUtc="2026-04-05T09:58:00Z">
        <w:r w:rsidRPr="00CD1BD0" w:rsidDel="00550FF8">
          <w:rPr>
            <w:rFonts w:ascii="Times New Roman" w:hAnsi="Times New Roman" w:cs="Times New Roman"/>
          </w:rPr>
          <w:delText>variation</w:delText>
        </w:r>
      </w:del>
      <w:r w:rsidRPr="00CD1BD0">
        <w:rPr>
          <w:rFonts w:ascii="Times New Roman" w:hAnsi="Times New Roman" w:cs="Times New Roman"/>
        </w:rPr>
        <w:t xml:space="preserve"> in the prevalence of depression have not been investigated in previous studies, which are important in determining the areas of high burden and effective intervention strategies</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"/>
          <w:id w:val="2056426415"/>
          <w:placeholder>
            <w:docPart w:val="DefaultPlaceholder_-1854013440"/>
          </w:placeholder>
        </w:sdtPr>
        <w:sdtContent>
          <w:r w:rsidR="001F5262" w:rsidRPr="001F5262">
            <w:rPr>
              <w:rFonts w:ascii="Times New Roman" w:hAnsi="Times New Roman" w:cs="Times New Roman"/>
              <w:color w:val="000000"/>
            </w:rPr>
            <w:t>(Okyere et al., 2025b)</w:t>
          </w:r>
        </w:sdtContent>
      </w:sdt>
      <w:r w:rsidRPr="00CD1BD0">
        <w:rPr>
          <w:rFonts w:ascii="Times New Roman" w:hAnsi="Times New Roman" w:cs="Times New Roman"/>
        </w:rPr>
        <w:t>. This gap in evidence is a major shortcoming since there is a need to combine policy and programmatic planning in Lesotho to address the issues of women empowerment and mental health</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"/>
          <w:id w:val="567148452"/>
          <w:placeholder>
            <w:docPart w:val="DefaultPlaceholder_-1854013440"/>
          </w:placeholder>
        </w:sdtPr>
        <w:sdtContent>
          <w:r w:rsidR="001F5262" w:rsidRPr="001F5262">
            <w:rPr>
              <w:rFonts w:ascii="Times New Roman" w:hAnsi="Times New Roman" w:cs="Times New Roman"/>
              <w:color w:val="000000"/>
            </w:rPr>
            <w:t>(Myint et al., 2025b)</w:t>
          </w:r>
        </w:sdtContent>
      </w:sdt>
      <w:r w:rsidRPr="00CD1BD0">
        <w:rPr>
          <w:rFonts w:ascii="Times New Roman" w:hAnsi="Times New Roman" w:cs="Times New Roman"/>
        </w:rPr>
        <w:t xml:space="preserve">.  </w:t>
      </w:r>
    </w:p>
    <w:p w14:paraId="68DB8374" w14:textId="2FBC22C0" w:rsidR="009778C0" w:rsidRPr="00CD1BD0" w:rsidDel="009778C0" w:rsidRDefault="009778C0" w:rsidP="00BA2CCA">
      <w:pPr>
        <w:spacing w:line="480" w:lineRule="auto"/>
        <w:jc w:val="both"/>
        <w:rPr>
          <w:del w:id="61" w:author="Md Salek" w:date="2026-04-05T02:33:00Z" w16du:dateUtc="2026-04-04T20:33:00Z"/>
          <w:rFonts w:ascii="Times New Roman" w:hAnsi="Times New Roman" w:cs="Times New Roman"/>
        </w:rPr>
      </w:pPr>
      <w:ins w:id="62" w:author="Md Salek" w:date="2026-04-05T02:33:00Z" w16du:dateUtc="2026-04-04T20:33:00Z">
        <w:r w:rsidRPr="00A051B6">
          <w:rPr>
            <w:rFonts w:ascii="Times New Roman" w:hAnsi="Times New Roman" w:cs="Times New Roman"/>
          </w:rPr>
          <w:t>Theoretically, women’s autonomy influences mental-health outcomes through multiple mechanisms. Guided by Self-Determination Theory and Gender and Power Theory, limited autonomy reduces women’s capacity to make independent decisions regarding health care, household resources, and mobility. Such constraints increase psychological stress, diminish perceived control, weaken coping ability, and ultimately elevate the risk of depressive symptoms</w:t>
        </w:r>
        <w:r>
          <w:rPr>
            <w:rFonts w:ascii="Times New Roman" w:hAnsi="Times New Roman" w:cs="Times New Roman"/>
          </w:rPr>
          <w:t xml:space="preserve"> </w:t>
        </w:r>
      </w:ins>
      <w:sdt>
        <w:sdtPr>
          <w:rPr>
            <w:rFonts w:ascii="Times New Roman" w:hAnsi="Times New Roman" w:cs="Times New Roman"/>
            <w:color w:val="000000"/>
          </w:rPr>
          <w:tag w:val="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"/>
          <w:id w:val="-1070662628"/>
          <w:placeholder>
            <w:docPart w:val="DefaultPlaceholder_-1854013440"/>
          </w:placeholder>
        </w:sdtPr>
        <w:sdtContent>
          <w:r w:rsidR="001F5262" w:rsidRPr="001F5262">
            <w:rPr>
              <w:rFonts w:ascii="Times New Roman" w:hAnsi="Times New Roman" w:cs="Times New Roman"/>
              <w:color w:val="000000"/>
            </w:rPr>
            <w:t>(Hindman et al., 2026; Raz et al., 2025)</w:t>
          </w:r>
        </w:sdtContent>
      </w:sdt>
      <w:ins w:id="63" w:author="Md Salek" w:date="2026-04-05T02:33:00Z" w16du:dateUtc="2026-04-04T20:33:00Z">
        <w:r w:rsidRPr="00A051B6">
          <w:rPr>
            <w:rFonts w:ascii="Times New Roman" w:hAnsi="Times New Roman" w:cs="Times New Roman"/>
          </w:rPr>
          <w:t>. These theoretical perspectives support the link between autonomy and depression in the context of Lesotho</w:t>
        </w:r>
      </w:ins>
      <w:ins w:id="64" w:author="Md Salek" w:date="2026-04-05T02:34:00Z" w16du:dateUtc="2026-04-04T20:34:00Z">
        <w:r>
          <w:rPr>
            <w:rFonts w:ascii="Times New Roman" w:hAnsi="Times New Roman" w:cs="Times New Roman"/>
          </w:rPr>
          <w:t xml:space="preserve"> </w:t>
        </w:r>
      </w:ins>
      <w:sdt>
        <w:sdtPr>
          <w:rPr>
            <w:rFonts w:ascii="Times New Roman" w:hAnsi="Times New Roman" w:cs="Times New Roman"/>
            <w:color w:val="000000"/>
          </w:rPr>
          <w:tag w:val="MENDELEY_CITATION_v3_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"/>
          <w:id w:val="1298569936"/>
          <w:placeholder>
            <w:docPart w:val="DefaultPlaceholder_-1854013440"/>
          </w:placeholder>
        </w:sdtPr>
        <w:sdtContent>
          <w:r w:rsidR="001F5262" w:rsidRPr="001F5262">
            <w:rPr>
              <w:rFonts w:ascii="Times New Roman" w:hAnsi="Times New Roman" w:cs="Times New Roman"/>
              <w:color w:val="000000"/>
            </w:rPr>
            <w:t>(DHS Program, 2023)</w:t>
          </w:r>
        </w:sdtContent>
      </w:sdt>
      <w:ins w:id="65" w:author="Md Salek" w:date="2026-04-05T02:33:00Z" w16du:dateUtc="2026-04-04T20:33:00Z">
        <w:r w:rsidRPr="00A051B6">
          <w:rPr>
            <w:rFonts w:ascii="Times New Roman" w:hAnsi="Times New Roman" w:cs="Times New Roman"/>
          </w:rPr>
          <w:t>.</w:t>
        </w:r>
      </w:ins>
    </w:p>
    <w:p w14:paraId="7B3F0379" w14:textId="58369E2D" w:rsidR="009412D9" w:rsidRPr="00CD1BD0" w:rsidRDefault="009412D9" w:rsidP="009412D9">
      <w:pPr>
        <w:spacing w:line="480" w:lineRule="auto"/>
        <w:jc w:val="both"/>
        <w:rPr>
          <w:rFonts w:ascii="Times New Roman" w:hAnsi="Times New Roman" w:cs="Times New Roman"/>
        </w:rPr>
      </w:pPr>
      <w:r w:rsidRPr="00CD1BD0">
        <w:rPr>
          <w:rFonts w:ascii="Times New Roman" w:hAnsi="Times New Roman" w:cs="Times New Roman"/>
        </w:rPr>
        <w:t xml:space="preserve">Against this background, the present study aimed to examine the association between decision making autonomy and </w:t>
      </w:r>
      <w:del w:id="66" w:author="Md Salek" w:date="2026-04-05T03:23:00Z" w16du:dateUtc="2026-04-04T21:23:00Z">
        <w:r w:rsidRPr="00CD1BD0" w:rsidDel="007B7C0B">
          <w:rPr>
            <w:rFonts w:ascii="Times New Roman" w:hAnsi="Times New Roman" w:cs="Times New Roman"/>
          </w:rPr>
          <w:delText>moderate-to-severe</w:delText>
        </w:r>
      </w:del>
      <w:ins w:id="67" w:author="Md Salek" w:date="2026-04-05T03:23:00Z" w16du:dateUtc="2026-04-04T21:23:00Z">
        <w:r w:rsidR="007B7C0B">
          <w:rPr>
            <w:rFonts w:ascii="Times New Roman" w:hAnsi="Times New Roman" w:cs="Times New Roman"/>
          </w:rPr>
          <w:t>moderate-severe</w:t>
        </w:r>
      </w:ins>
      <w:r w:rsidRPr="00CD1BD0">
        <w:rPr>
          <w:rFonts w:ascii="Times New Roman" w:hAnsi="Times New Roman" w:cs="Times New Roman"/>
        </w:rPr>
        <w:t xml:space="preserve"> depressive symptoms among women in Lesotho using nationally representative LDHS data</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"/>
          <w:id w:val="1010500038"/>
          <w:placeholder>
            <w:docPart w:val="DefaultPlaceholder_-1854013440"/>
          </w:placeholder>
        </w:sdtPr>
        <w:sdtContent>
          <w:r w:rsidR="001F5262" w:rsidRPr="001F5262">
            <w:rPr>
              <w:rFonts w:ascii="Times New Roman" w:hAnsi="Times New Roman" w:cs="Times New Roman"/>
              <w:color w:val="000000"/>
            </w:rPr>
            <w:t>(DHS Program, 2023)</w:t>
          </w:r>
        </w:sdtContent>
      </w:sdt>
      <w:r w:rsidRPr="00CD1BD0">
        <w:rPr>
          <w:rFonts w:ascii="Times New Roman" w:hAnsi="Times New Roman" w:cs="Times New Roman"/>
        </w:rPr>
        <w:t>. Specifically, this study assessed this association at the national level, conducted stratified analyses by rural and urban residence to explore inequalities, and mapped province-wise spatial variation in depression prevalence. By integrating individual-level regression analyses with spatial methods, this study seeks to provide policy-relevant evidence to inform targeted mental health and reproductive health interventions in Lesotho.</w:t>
      </w:r>
    </w:p>
    <w:p w14:paraId="2DA18D03" w14:textId="19A8B420" w:rsidR="005463B1" w:rsidRPr="00CD1BD0" w:rsidRDefault="005463B1" w:rsidP="00A02A2E">
      <w:pPr>
        <w:spacing w:line="480" w:lineRule="auto"/>
        <w:jc w:val="both"/>
        <w:rPr>
          <w:rFonts w:ascii="Times New Roman" w:hAnsi="Times New Roman" w:cs="Times New Roman"/>
          <w:b/>
          <w:bCs/>
        </w:rPr>
      </w:pPr>
      <w:r w:rsidRPr="00CD1BD0">
        <w:rPr>
          <w:rFonts w:ascii="Times New Roman" w:hAnsi="Times New Roman" w:cs="Times New Roman"/>
          <w:b/>
          <w:bCs/>
        </w:rPr>
        <w:lastRenderedPageBreak/>
        <w:t>Methodology</w:t>
      </w:r>
    </w:p>
    <w:p w14:paraId="08C2D067" w14:textId="77777777" w:rsidR="005463B1" w:rsidRPr="00CD1BD0" w:rsidRDefault="005463B1" w:rsidP="00A02A2E">
      <w:pPr>
        <w:spacing w:line="480" w:lineRule="auto"/>
        <w:jc w:val="both"/>
        <w:rPr>
          <w:rFonts w:ascii="Times New Roman" w:hAnsi="Times New Roman" w:cs="Times New Roman"/>
          <w:b/>
          <w:bCs/>
        </w:rPr>
      </w:pPr>
      <w:r w:rsidRPr="00CD1BD0">
        <w:rPr>
          <w:rFonts w:ascii="Times New Roman" w:hAnsi="Times New Roman" w:cs="Times New Roman"/>
          <w:b/>
          <w:bCs/>
        </w:rPr>
        <w:t>Setting, study design and source of data</w:t>
      </w:r>
    </w:p>
    <w:p w14:paraId="23BFC26D" w14:textId="4A5CE64B" w:rsidR="005463B1" w:rsidRPr="00CD1BD0" w:rsidRDefault="005463B1" w:rsidP="00A02A2E">
      <w:pPr>
        <w:spacing w:line="480" w:lineRule="auto"/>
        <w:jc w:val="both"/>
        <w:rPr>
          <w:rFonts w:ascii="Times New Roman" w:hAnsi="Times New Roman" w:cs="Times New Roman"/>
        </w:rPr>
      </w:pPr>
      <w:r w:rsidRPr="00CD1BD0">
        <w:rPr>
          <w:rFonts w:ascii="Times New Roman" w:hAnsi="Times New Roman" w:cs="Times New Roman"/>
        </w:rPr>
        <w:t xml:space="preserve"> This paper is based on a secondary analysis of the data of the 2023-24 Lesotho Demographic and Health Survey (LDHS), a household survey that was conducted nationally by the Lesotho Ministry of Health with technical assistance of ICF under the DHS Program. The data was collected from 27 November 2023 to 29 February 2024. To present current estimates of the demographic and health variables, such as fertility, maternal and child health, and mental health according to the Sustainable Development Goals</w:t>
      </w:r>
      <w:ins w:id="68" w:author="Md Salek" w:date="2026-04-05T15:59:00Z" w16du:dateUtc="2026-04-05T09:59:00Z">
        <w:r w:rsidR="00550FF8">
          <w:rPr>
            <w:rFonts w:ascii="Times New Roman" w:hAnsi="Times New Roman" w:cs="Times New Roman"/>
          </w:rPr>
          <w:t xml:space="preserve"> (SDGs)</w:t>
        </w:r>
      </w:ins>
      <w:r w:rsidRPr="00CD1BD0">
        <w:rPr>
          <w:rFonts w:ascii="Times New Roman" w:hAnsi="Times New Roman" w:cs="Times New Roman"/>
        </w:rPr>
        <w:t>. The LDHS utilized standardized DHS questionnaires (household, women, men and biomarker) that were translated to the Lesotho setting and were conducted in the Sesotho and English languages. Face to face interviews were conducted using tablet-based computer aided personal interviewing (CAPI) and inbuilt quality checks were used</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"/>
          <w:id w:val="-369533546"/>
          <w:placeholder>
            <w:docPart w:val="DefaultPlaceholder_-1854013440"/>
          </w:placeholder>
        </w:sdtPr>
        <w:sdtContent>
          <w:r w:rsidR="001F5262" w:rsidRPr="001F5262">
            <w:rPr>
              <w:rFonts w:ascii="Times New Roman" w:hAnsi="Times New Roman" w:cs="Times New Roman"/>
              <w:color w:val="000000"/>
            </w:rPr>
            <w:t>(DHS Program, 2023)</w:t>
          </w:r>
        </w:sdtContent>
      </w:sdt>
      <w:r w:rsidRPr="00CD1BD0">
        <w:rPr>
          <w:rFonts w:ascii="Times New Roman" w:hAnsi="Times New Roman" w:cs="Times New Roman"/>
        </w:rPr>
        <w:t>.</w:t>
      </w:r>
      <w:r w:rsidR="00395BC4">
        <w:rPr>
          <w:rFonts w:ascii="Times New Roman" w:hAnsi="Times New Roman" w:cs="Times New Roman"/>
        </w:rPr>
        <w:t>This study followed</w:t>
      </w:r>
      <w:ins w:id="69" w:author="Md Salek" w:date="2026-04-05T03:35:00Z" w16du:dateUtc="2026-04-04T21:35:00Z">
        <w:r w:rsidR="003E1623">
          <w:rPr>
            <w:rFonts w:ascii="Times New Roman" w:hAnsi="Times New Roman" w:cs="Times New Roman"/>
          </w:rPr>
          <w:t xml:space="preserve"> </w:t>
        </w:r>
      </w:ins>
      <w:ins w:id="70" w:author="Md Salek" w:date="2026-04-05T03:35:00Z">
        <w:r w:rsidR="003E1623" w:rsidRPr="003E1623">
          <w:rPr>
            <w:rFonts w:ascii="Times New Roman" w:hAnsi="Times New Roman" w:cs="Times New Roman"/>
            <w:b/>
            <w:bCs/>
          </w:rPr>
          <w:t>S</w:t>
        </w:r>
        <w:r w:rsidR="003E1623" w:rsidRPr="003E1623">
          <w:rPr>
            <w:rFonts w:ascii="Times New Roman" w:hAnsi="Times New Roman" w:cs="Times New Roman"/>
          </w:rPr>
          <w:t xml:space="preserve">trengthening the </w:t>
        </w:r>
        <w:r w:rsidR="003E1623" w:rsidRPr="003E1623">
          <w:rPr>
            <w:rFonts w:ascii="Times New Roman" w:hAnsi="Times New Roman" w:cs="Times New Roman"/>
            <w:b/>
            <w:bCs/>
          </w:rPr>
          <w:t>R</w:t>
        </w:r>
        <w:r w:rsidR="003E1623" w:rsidRPr="003E1623">
          <w:rPr>
            <w:rFonts w:ascii="Times New Roman" w:hAnsi="Times New Roman" w:cs="Times New Roman"/>
          </w:rPr>
          <w:t xml:space="preserve">eporting of </w:t>
        </w:r>
        <w:r w:rsidR="003E1623" w:rsidRPr="003E1623">
          <w:rPr>
            <w:rFonts w:ascii="Times New Roman" w:hAnsi="Times New Roman" w:cs="Times New Roman"/>
            <w:b/>
            <w:bCs/>
          </w:rPr>
          <w:t>O</w:t>
        </w:r>
        <w:r w:rsidR="003E1623" w:rsidRPr="003E1623">
          <w:rPr>
            <w:rFonts w:ascii="Times New Roman" w:hAnsi="Times New Roman" w:cs="Times New Roman"/>
          </w:rPr>
          <w:t xml:space="preserve">bservational </w:t>
        </w:r>
        <w:r w:rsidR="003E1623" w:rsidRPr="003E1623">
          <w:rPr>
            <w:rFonts w:ascii="Times New Roman" w:hAnsi="Times New Roman" w:cs="Times New Roman"/>
            <w:b/>
            <w:bCs/>
          </w:rPr>
          <w:t>S</w:t>
        </w:r>
        <w:r w:rsidR="003E1623" w:rsidRPr="003E1623">
          <w:rPr>
            <w:rFonts w:ascii="Times New Roman" w:hAnsi="Times New Roman" w:cs="Times New Roman"/>
          </w:rPr>
          <w:t xml:space="preserve">tudies in </w:t>
        </w:r>
        <w:r w:rsidR="003E1623" w:rsidRPr="003E1623">
          <w:rPr>
            <w:rFonts w:ascii="Times New Roman" w:hAnsi="Times New Roman" w:cs="Times New Roman"/>
            <w:b/>
            <w:bCs/>
          </w:rPr>
          <w:t>E</w:t>
        </w:r>
        <w:r w:rsidR="003E1623" w:rsidRPr="003E1623">
          <w:rPr>
            <w:rFonts w:ascii="Times New Roman" w:hAnsi="Times New Roman" w:cs="Times New Roman"/>
          </w:rPr>
          <w:t>pidemiology</w:t>
        </w:r>
      </w:ins>
      <w:ins w:id="71" w:author="Md Salek" w:date="2026-04-05T03:35:00Z" w16du:dateUtc="2026-04-04T21:35:00Z">
        <w:r w:rsidR="003E1623">
          <w:rPr>
            <w:rFonts w:ascii="Times New Roman" w:hAnsi="Times New Roman" w:cs="Times New Roman"/>
          </w:rPr>
          <w:t xml:space="preserve"> </w:t>
        </w:r>
      </w:ins>
      <w:del w:id="72" w:author="Md Salek" w:date="2026-04-05T03:35:00Z" w16du:dateUtc="2026-04-04T21:35:00Z">
        <w:r w:rsidR="00395BC4" w:rsidDel="003E1623">
          <w:rPr>
            <w:rFonts w:ascii="Times New Roman" w:hAnsi="Times New Roman" w:cs="Times New Roman"/>
          </w:rPr>
          <w:delText xml:space="preserve"> </w:delText>
        </w:r>
      </w:del>
      <w:ins w:id="73" w:author="Md Salek" w:date="2026-04-05T03:35:00Z" w16du:dateUtc="2026-04-04T21:35:00Z">
        <w:r w:rsidR="003E1623">
          <w:rPr>
            <w:rFonts w:ascii="Times New Roman" w:hAnsi="Times New Roman" w:cs="Times New Roman"/>
          </w:rPr>
          <w:t>(</w:t>
        </w:r>
      </w:ins>
      <w:r w:rsidR="00395BC4">
        <w:rPr>
          <w:rFonts w:ascii="Times New Roman" w:hAnsi="Times New Roman" w:cs="Times New Roman"/>
        </w:rPr>
        <w:t>STROBE</w:t>
      </w:r>
      <w:ins w:id="74" w:author="Md Salek" w:date="2026-04-05T03:35:00Z" w16du:dateUtc="2026-04-04T21:35:00Z">
        <w:r w:rsidR="003E1623">
          <w:rPr>
            <w:rFonts w:ascii="Times New Roman" w:hAnsi="Times New Roman" w:cs="Times New Roman"/>
          </w:rPr>
          <w:t>)</w:t>
        </w:r>
      </w:ins>
      <w:r w:rsidR="00395BC4">
        <w:rPr>
          <w:rFonts w:ascii="Times New Roman" w:hAnsi="Times New Roman" w:cs="Times New Roman"/>
        </w:rPr>
        <w:t xml:space="preserve"> guidelines</w:t>
      </w:r>
      <w:ins w:id="75" w:author="Md Salek" w:date="2026-04-05T15:59:00Z" w16du:dateUtc="2026-04-05T09:59:00Z">
        <w:r w:rsidR="00550FF8">
          <w:rPr>
            <w:rFonts w:ascii="Times New Roman" w:hAnsi="Times New Roman" w:cs="Times New Roman"/>
          </w:rPr>
          <w:t xml:space="preserve"> </w:t>
        </w:r>
      </w:ins>
      <w:sdt>
        <w:sdtPr>
          <w:rPr>
            <w:rFonts w:ascii="Times New Roman" w:hAnsi="Times New Roman" w:cs="Times New Roman"/>
            <w:color w:val="000000"/>
          </w:rPr>
          <w:tag w:val="MENDELEY_CITATION_v3_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"/>
          <w:id w:val="772899747"/>
          <w:placeholder>
            <w:docPart w:val="DefaultPlaceholder_-1854013440"/>
          </w:placeholder>
        </w:sdtPr>
        <w:sdtContent>
          <w:r w:rsidR="001F5262" w:rsidRPr="001F5262">
            <w:rPr>
              <w:rFonts w:ascii="Times New Roman" w:hAnsi="Times New Roman" w:cs="Times New Roman"/>
              <w:color w:val="000000"/>
            </w:rPr>
            <w:t>(Cuschieri, 2019)</w:t>
          </w:r>
        </w:sdtContent>
      </w:sdt>
      <w:r w:rsidR="00395BC4">
        <w:rPr>
          <w:rFonts w:ascii="Times New Roman" w:hAnsi="Times New Roman" w:cs="Times New Roman"/>
        </w:rPr>
        <w:t>.</w:t>
      </w:r>
    </w:p>
    <w:p w14:paraId="660E4E75" w14:textId="77777777" w:rsidR="005463B1" w:rsidRPr="00CD1BD0" w:rsidRDefault="005463B1" w:rsidP="00A02A2E">
      <w:pPr>
        <w:spacing w:line="480" w:lineRule="auto"/>
        <w:jc w:val="both"/>
        <w:rPr>
          <w:rFonts w:ascii="Times New Roman" w:hAnsi="Times New Roman" w:cs="Times New Roman"/>
          <w:b/>
          <w:bCs/>
        </w:rPr>
      </w:pPr>
      <w:r w:rsidRPr="00CD1BD0">
        <w:rPr>
          <w:rFonts w:ascii="Times New Roman" w:hAnsi="Times New Roman" w:cs="Times New Roman"/>
          <w:b/>
          <w:bCs/>
        </w:rPr>
        <w:t>Sampling design and population of study</w:t>
      </w:r>
    </w:p>
    <w:p w14:paraId="45834878" w14:textId="5F406B06" w:rsidR="005463B1" w:rsidRPr="00CD1BD0" w:rsidRDefault="005463B1" w:rsidP="00A02A2E">
      <w:pPr>
        <w:spacing w:line="480" w:lineRule="auto"/>
        <w:jc w:val="both"/>
        <w:rPr>
          <w:rFonts w:ascii="Times New Roman" w:hAnsi="Times New Roman" w:cs="Times New Roman"/>
        </w:rPr>
      </w:pPr>
      <w:r w:rsidRPr="00CD1BD0">
        <w:rPr>
          <w:rFonts w:ascii="Times New Roman" w:hAnsi="Times New Roman" w:cs="Times New Roman"/>
        </w:rPr>
        <w:t xml:space="preserve"> LDHS used a stratified cluster sampling design, which was two-stage using the 2016 Lesotho Population and Housing Census. At the first level, 400 enumeration areas (EAs) were chosen on a basis of probability proportional to size. Twenty-five households were sampled per EA using systematic random sampling as per the second stage. All eligible persons were all women aged 15 49 years, and were usual residents of the selected households, or had stayed in the selected households the night before the survey. This was an analysis of women who were on subsampled households and who had completed PHQ-9 depression module. The weighted analytic sample was the final sample of 3, 297 ever-married women aged 15- 49</w:t>
      </w:r>
      <w:r w:rsidR="00395BC4">
        <w:rPr>
          <w:rFonts w:ascii="Times New Roman" w:hAnsi="Times New Roman" w:cs="Times New Roman"/>
        </w:rPr>
        <w:t xml:space="preserve"> [</w:t>
      </w:r>
      <w:r w:rsidR="00395BC4" w:rsidRPr="00395BC4">
        <w:rPr>
          <w:rFonts w:ascii="Times New Roman" w:hAnsi="Times New Roman" w:cs="Times New Roman"/>
        </w:rPr>
        <w:fldChar w:fldCharType="begin"/>
      </w:r>
      <w:r w:rsidR="00395BC4" w:rsidRPr="00395BC4">
        <w:rPr>
          <w:rFonts w:ascii="Times New Roman" w:hAnsi="Times New Roman" w:cs="Times New Roman"/>
        </w:rPr>
        <w:instrText xml:space="preserve"> REF _Ref219312157 \h  \* MERGEFORMAT </w:instrText>
      </w:r>
      <w:r w:rsidR="00395BC4" w:rsidRPr="00395BC4">
        <w:rPr>
          <w:rFonts w:ascii="Times New Roman" w:hAnsi="Times New Roman" w:cs="Times New Roman"/>
        </w:rPr>
      </w:r>
      <w:r w:rsidR="00395BC4" w:rsidRPr="00395BC4">
        <w:rPr>
          <w:rFonts w:ascii="Times New Roman" w:hAnsi="Times New Roman" w:cs="Times New Roman"/>
        </w:rPr>
        <w:fldChar w:fldCharType="separate"/>
      </w:r>
      <w:r w:rsidR="00395BC4" w:rsidRPr="00395BC4">
        <w:rPr>
          <w:rFonts w:ascii="Times New Roman" w:hAnsi="Times New Roman" w:cs="Times New Roman"/>
          <w:b/>
          <w:bCs/>
        </w:rPr>
        <w:t xml:space="preserve">Figure </w:t>
      </w:r>
      <w:r w:rsidR="00395BC4" w:rsidRPr="00395BC4">
        <w:rPr>
          <w:rFonts w:ascii="Times New Roman" w:hAnsi="Times New Roman" w:cs="Times New Roman"/>
          <w:b/>
          <w:bCs/>
          <w:noProof/>
        </w:rPr>
        <w:t>1</w:t>
      </w:r>
      <w:r w:rsidR="00395BC4" w:rsidRPr="00395BC4">
        <w:rPr>
          <w:rFonts w:ascii="Times New Roman" w:hAnsi="Times New Roman" w:cs="Times New Roman"/>
        </w:rPr>
        <w:fldChar w:fldCharType="end"/>
      </w:r>
      <w:r w:rsidR="00395BC4">
        <w:rPr>
          <w:rFonts w:ascii="Times New Roman" w:hAnsi="Times New Roman" w:cs="Times New Roman"/>
        </w:rPr>
        <w:t>]</w:t>
      </w:r>
      <w:r w:rsidRPr="00CD1BD0">
        <w:rPr>
          <w:rFonts w:ascii="Times New Roman" w:hAnsi="Times New Roman" w:cs="Times New Roman"/>
        </w:rPr>
        <w:t xml:space="preserve">. </w:t>
      </w:r>
    </w:p>
    <w:p w14:paraId="77952150" w14:textId="3A458C02" w:rsidR="007C58A3" w:rsidRPr="00CD1BD0" w:rsidRDefault="007C58A3" w:rsidP="007C58A3">
      <w:pPr>
        <w:spacing w:line="480" w:lineRule="auto"/>
        <w:jc w:val="center"/>
        <w:rPr>
          <w:rFonts w:ascii="Times New Roman" w:hAnsi="Times New Roman" w:cs="Times New Roman"/>
        </w:rPr>
      </w:pPr>
      <w:r w:rsidRPr="00CD1BD0">
        <w:rPr>
          <w:rFonts w:ascii="Times New Roman" w:hAnsi="Times New Roman" w:cs="Times New Roman"/>
        </w:rPr>
        <w:lastRenderedPageBreak/>
        <w:t>[</w:t>
      </w:r>
      <w:r w:rsidRPr="00CD1BD0">
        <w:rPr>
          <w:rFonts w:ascii="Times New Roman" w:hAnsi="Times New Roman" w:cs="Times New Roman"/>
          <w:b/>
          <w:bCs/>
        </w:rPr>
        <w:t>Insert Figure 1 Here</w:t>
      </w:r>
      <w:r w:rsidRPr="00CD1BD0">
        <w:rPr>
          <w:rFonts w:ascii="Times New Roman" w:hAnsi="Times New Roman" w:cs="Times New Roman"/>
        </w:rPr>
        <w:t>]</w:t>
      </w:r>
    </w:p>
    <w:p w14:paraId="2B0DEFC8" w14:textId="77777777" w:rsidR="005463B1" w:rsidRPr="00CD1BD0" w:rsidRDefault="005463B1" w:rsidP="00A02A2E">
      <w:pPr>
        <w:spacing w:line="480" w:lineRule="auto"/>
        <w:jc w:val="both"/>
        <w:rPr>
          <w:rFonts w:ascii="Times New Roman" w:hAnsi="Times New Roman" w:cs="Times New Roman"/>
          <w:b/>
          <w:bCs/>
        </w:rPr>
      </w:pPr>
      <w:r w:rsidRPr="00CD1BD0">
        <w:rPr>
          <w:rFonts w:ascii="Times New Roman" w:hAnsi="Times New Roman" w:cs="Times New Roman"/>
          <w:b/>
          <w:bCs/>
        </w:rPr>
        <w:t xml:space="preserve">Outcome variable </w:t>
      </w:r>
    </w:p>
    <w:p w14:paraId="19F28BD4" w14:textId="0760BBD6" w:rsidR="005463B1" w:rsidRPr="00CD1BD0" w:rsidRDefault="005463B1" w:rsidP="00A02A2E">
      <w:pPr>
        <w:spacing w:line="480" w:lineRule="auto"/>
        <w:jc w:val="both"/>
        <w:rPr>
          <w:rFonts w:ascii="Times New Roman" w:hAnsi="Times New Roman" w:cs="Times New Roman"/>
        </w:rPr>
      </w:pPr>
      <w:r w:rsidRPr="00CD1BD0">
        <w:rPr>
          <w:rFonts w:ascii="Times New Roman" w:hAnsi="Times New Roman" w:cs="Times New Roman"/>
        </w:rPr>
        <w:t>The main outcome variable Patient Health Questionnaire-9 (PHQ-9) was used to evaluate the depressive symptoms. A PHQ-9 score of 10 and above was considered a moderate-severe depressive symptom in women whereas a score below 10 was considered no-depression. All regression analysis used this binary outcome</w:t>
      </w:r>
      <w:ins w:id="76" w:author="Md Salek" w:date="2026-04-05T16:01:00Z" w16du:dateUtc="2026-04-05T10:01:00Z">
        <w:r w:rsidR="00550FF8">
          <w:rPr>
            <w:rFonts w:ascii="Times New Roman" w:hAnsi="Times New Roman" w:cs="Times New Roman"/>
          </w:rPr>
          <w:t>. I</w:t>
        </w:r>
      </w:ins>
      <w:ins w:id="77" w:author="Md Salek" w:date="2026-04-05T16:01:00Z">
        <w:r w:rsidR="00550FF8" w:rsidRPr="00550FF8">
          <w:rPr>
            <w:rFonts w:ascii="Times New Roman" w:hAnsi="Times New Roman" w:cs="Times New Roman"/>
          </w:rPr>
          <w:t>nternal consistency of the PHQ-9 in this sample was assessed using Cronbach’s alpha (α = 0.82), indicating good reliability.</w:t>
        </w:r>
      </w:ins>
      <w:ins w:id="78" w:author="Md Salek" w:date="2026-04-05T03:36:00Z" w16du:dateUtc="2026-04-04T21:36:00Z">
        <w:r w:rsidR="003E1623">
          <w:rPr>
            <w:rFonts w:ascii="Times New Roman" w:hAnsi="Times New Roman" w:cs="Times New Roman"/>
          </w:rPr>
          <w:t xml:space="preserve"> </w:t>
        </w:r>
      </w:ins>
      <w:sdt>
        <w:sdtPr>
          <w:rPr>
            <w:rFonts w:ascii="Times New Roman" w:hAnsi="Times New Roman" w:cs="Times New Roman"/>
            <w:color w:val="000000"/>
          </w:rPr>
          <w:tag w:val="MENDELEY_CITATION_v3_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"/>
          <w:id w:val="1419290358"/>
          <w:placeholder>
            <w:docPart w:val="DefaultPlaceholder_-1854013440"/>
          </w:placeholder>
        </w:sdtPr>
        <w:sdtContent>
          <w:r w:rsidR="001F5262" w:rsidRPr="001F5262">
            <w:rPr>
              <w:rFonts w:ascii="Times New Roman" w:eastAsia="Times New Roman" w:hAnsi="Times New Roman" w:cs="Times New Roman"/>
              <w:color w:val="000000"/>
            </w:rPr>
            <w:t>(M. S. Miah &amp; Ullah, 2025; Westby et al., 2021)</w:t>
          </w:r>
        </w:sdtContent>
      </w:sdt>
      <w:r w:rsidRPr="00CD1BD0">
        <w:rPr>
          <w:rFonts w:ascii="Times New Roman" w:hAnsi="Times New Roman" w:cs="Times New Roman"/>
        </w:rPr>
        <w:t xml:space="preserve">. </w:t>
      </w:r>
    </w:p>
    <w:p w14:paraId="532B0B51" w14:textId="77777777" w:rsidR="005463B1" w:rsidRPr="00CD1BD0" w:rsidRDefault="005463B1" w:rsidP="00A02A2E">
      <w:pPr>
        <w:spacing w:line="480" w:lineRule="auto"/>
        <w:jc w:val="both"/>
        <w:rPr>
          <w:rFonts w:ascii="Times New Roman" w:hAnsi="Times New Roman" w:cs="Times New Roman"/>
          <w:b/>
          <w:bCs/>
        </w:rPr>
      </w:pPr>
      <w:r w:rsidRPr="00CD1BD0">
        <w:rPr>
          <w:rFonts w:ascii="Times New Roman" w:hAnsi="Times New Roman" w:cs="Times New Roman"/>
          <w:b/>
          <w:bCs/>
        </w:rPr>
        <w:t>Exposure Variable Decision-Making Autonomy</w:t>
      </w:r>
    </w:p>
    <w:p w14:paraId="554EF291" w14:textId="77777777" w:rsidR="005463B1" w:rsidRPr="00CD1BD0" w:rsidRDefault="005463B1" w:rsidP="00A02A2E">
      <w:pPr>
        <w:spacing w:line="480" w:lineRule="auto"/>
        <w:jc w:val="both"/>
        <w:rPr>
          <w:rFonts w:ascii="Times New Roman" w:hAnsi="Times New Roman" w:cs="Times New Roman"/>
        </w:rPr>
      </w:pPr>
      <w:r w:rsidRPr="00CD1BD0">
        <w:rPr>
          <w:rFonts w:ascii="Times New Roman" w:hAnsi="Times New Roman" w:cs="Times New Roman"/>
        </w:rPr>
        <w:t xml:space="preserve"> The main exposure variable was decision-making autonomy which was measured by a composite index of empowerment based on five domains of household and reproductive choices: </w:t>
      </w:r>
    </w:p>
    <w:p w14:paraId="22D7FC59" w14:textId="6C3FD0A2" w:rsidR="005463B1" w:rsidRPr="00CD1BD0" w:rsidRDefault="005463B1" w:rsidP="00A02A2E">
      <w:pPr>
        <w:spacing w:line="480" w:lineRule="auto"/>
        <w:jc w:val="both"/>
        <w:rPr>
          <w:rFonts w:ascii="Times New Roman" w:hAnsi="Times New Roman" w:cs="Times New Roman"/>
        </w:rPr>
      </w:pPr>
      <w:r w:rsidRPr="00CD1BD0">
        <w:rPr>
          <w:rFonts w:ascii="Times New Roman" w:hAnsi="Times New Roman" w:cs="Times New Roman"/>
        </w:rPr>
        <w:t xml:space="preserve">1. Own health care. </w:t>
      </w:r>
    </w:p>
    <w:p w14:paraId="2A57E12B" w14:textId="057F1381" w:rsidR="005463B1" w:rsidRPr="00CD1BD0" w:rsidRDefault="005463B1" w:rsidP="00A02A2E">
      <w:pPr>
        <w:spacing w:line="480" w:lineRule="auto"/>
        <w:jc w:val="both"/>
        <w:rPr>
          <w:rFonts w:ascii="Times New Roman" w:hAnsi="Times New Roman" w:cs="Times New Roman"/>
        </w:rPr>
      </w:pPr>
      <w:r w:rsidRPr="00CD1BD0">
        <w:rPr>
          <w:rFonts w:ascii="Times New Roman" w:hAnsi="Times New Roman" w:cs="Times New Roman"/>
        </w:rPr>
        <w:t>2. Large household purchases.</w:t>
      </w:r>
    </w:p>
    <w:p w14:paraId="4AC7666A" w14:textId="4949F737" w:rsidR="005463B1" w:rsidRPr="00CD1BD0" w:rsidRDefault="005463B1" w:rsidP="00A02A2E">
      <w:pPr>
        <w:spacing w:line="480" w:lineRule="auto"/>
        <w:jc w:val="both"/>
        <w:rPr>
          <w:rFonts w:ascii="Times New Roman" w:hAnsi="Times New Roman" w:cs="Times New Roman"/>
        </w:rPr>
      </w:pPr>
      <w:r w:rsidRPr="00CD1BD0">
        <w:rPr>
          <w:rFonts w:ascii="Times New Roman" w:hAnsi="Times New Roman" w:cs="Times New Roman"/>
        </w:rPr>
        <w:t>3. Use of household money.</w:t>
      </w:r>
    </w:p>
    <w:p w14:paraId="3E2D3711" w14:textId="77777777" w:rsidR="005463B1" w:rsidRPr="00CD1BD0" w:rsidRDefault="005463B1" w:rsidP="00A02A2E">
      <w:pPr>
        <w:spacing w:line="480" w:lineRule="auto"/>
        <w:jc w:val="both"/>
        <w:rPr>
          <w:rFonts w:ascii="Times New Roman" w:hAnsi="Times New Roman" w:cs="Times New Roman"/>
        </w:rPr>
      </w:pPr>
      <w:r w:rsidRPr="00CD1BD0">
        <w:rPr>
          <w:rFonts w:ascii="Times New Roman" w:hAnsi="Times New Roman" w:cs="Times New Roman"/>
        </w:rPr>
        <w:t xml:space="preserve">4. Visits to relatives or family. </w:t>
      </w:r>
    </w:p>
    <w:p w14:paraId="73F612DB" w14:textId="05DF0C9A" w:rsidR="005463B1" w:rsidRPr="00CD1BD0" w:rsidRDefault="005463B1" w:rsidP="00A02A2E">
      <w:pPr>
        <w:spacing w:line="480" w:lineRule="auto"/>
        <w:jc w:val="both"/>
        <w:rPr>
          <w:rFonts w:ascii="Times New Roman" w:hAnsi="Times New Roman" w:cs="Times New Roman"/>
        </w:rPr>
      </w:pPr>
      <w:r w:rsidRPr="00CD1BD0">
        <w:rPr>
          <w:rFonts w:ascii="Times New Roman" w:hAnsi="Times New Roman" w:cs="Times New Roman"/>
        </w:rPr>
        <w:t>5. Family planning decisions.</w:t>
      </w:r>
    </w:p>
    <w:p w14:paraId="1282372B" w14:textId="529E89CB" w:rsidR="005463B1" w:rsidRDefault="005463B1" w:rsidP="00A02A2E">
      <w:pPr>
        <w:spacing w:line="480" w:lineRule="auto"/>
        <w:jc w:val="both"/>
        <w:rPr>
          <w:ins w:id="79" w:author="Md Salek" w:date="2026-04-05T02:53:00Z" w16du:dateUtc="2026-04-04T20:53:00Z"/>
          <w:rFonts w:ascii="Times New Roman" w:hAnsi="Times New Roman" w:cs="Times New Roman"/>
        </w:rPr>
      </w:pPr>
      <w:r w:rsidRPr="005463B1">
        <w:rPr>
          <w:rFonts w:ascii="Times New Roman" w:hAnsi="Times New Roman" w:cs="Times New Roman"/>
        </w:rPr>
        <w:t>Women were</w:t>
      </w:r>
      <w:r w:rsidRPr="00CD1BD0">
        <w:rPr>
          <w:rFonts w:ascii="Times New Roman" w:hAnsi="Times New Roman" w:cs="Times New Roman"/>
        </w:rPr>
        <w:t xml:space="preserve"> regarded</w:t>
      </w:r>
      <w:r w:rsidRPr="005463B1">
        <w:rPr>
          <w:rFonts w:ascii="Times New Roman" w:hAnsi="Times New Roman" w:cs="Times New Roman"/>
        </w:rPr>
        <w:t xml:space="preserve"> autonomous in each domain if they reported making the decision alone or jointly with their partner. Each empowered domain contributed 1 point, resulting in a composite score from 0 to 5.</w:t>
      </w:r>
      <w:r w:rsidRPr="00CD1BD0">
        <w:rPr>
          <w:rFonts w:ascii="Times New Roman" w:hAnsi="Times New Roman" w:cs="Times New Roman"/>
        </w:rPr>
        <w:t xml:space="preserve"> Then, this study considered, no autonomy</w:t>
      </w:r>
      <w:r w:rsidRPr="005463B1">
        <w:rPr>
          <w:rFonts w:ascii="Times New Roman" w:hAnsi="Times New Roman" w:cs="Times New Roman"/>
        </w:rPr>
        <w:t>: composite score ≤ 2</w:t>
      </w:r>
      <w:r w:rsidRPr="00CD1BD0">
        <w:rPr>
          <w:rFonts w:ascii="Times New Roman" w:hAnsi="Times New Roman" w:cs="Times New Roman"/>
        </w:rPr>
        <w:t xml:space="preserve"> and yes</w:t>
      </w:r>
      <w:r w:rsidRPr="005463B1">
        <w:rPr>
          <w:rFonts w:ascii="Times New Roman" w:hAnsi="Times New Roman" w:cs="Times New Roman"/>
        </w:rPr>
        <w:t xml:space="preserve"> autonomy: composite score ≥ 3</w:t>
      </w:r>
      <w:r w:rsidRPr="00CD1BD0">
        <w:rPr>
          <w:rFonts w:ascii="Times New Roman" w:hAnsi="Times New Roman" w:cs="Times New Roman"/>
        </w:rPr>
        <w:t xml:space="preserve">. </w:t>
      </w:r>
      <w:r w:rsidRPr="005463B1">
        <w:rPr>
          <w:rFonts w:ascii="Times New Roman" w:hAnsi="Times New Roman" w:cs="Times New Roman"/>
        </w:rPr>
        <w:t>This binary variable (Decision-Making Autonomy) was used as the main exposure in all analyses examining its association with depressive symptoms.</w:t>
      </w:r>
      <w:r w:rsidRPr="00CD1BD0">
        <w:rPr>
          <w:rFonts w:ascii="Times New Roman" w:hAnsi="Times New Roman" w:cs="Times New Roman"/>
        </w:rPr>
        <w:t xml:space="preserve"> This </w:t>
      </w:r>
      <w:r w:rsidRPr="00CD1BD0">
        <w:rPr>
          <w:rFonts w:ascii="Times New Roman" w:hAnsi="Times New Roman" w:cs="Times New Roman"/>
        </w:rPr>
        <w:lastRenderedPageBreak/>
        <w:t>method corresponds with the past research conducted by the DHS on the level of empowerment of women and represents the meaningful involvement in the household decision-making process</w:t>
      </w:r>
      <w:ins w:id="80" w:author="Md Salek" w:date="2026-04-05T02:43:00Z" w16du:dateUtc="2026-04-04T20:43:00Z">
        <w:r w:rsidR="00106616">
          <w:rPr>
            <w:rFonts w:ascii="Times New Roman" w:hAnsi="Times New Roman" w:cs="Times New Roman"/>
          </w:rPr>
          <w:t xml:space="preserve">. </w:t>
        </w:r>
      </w:ins>
      <w:ins w:id="81" w:author="Md Salek" w:date="2026-04-05T02:43:00Z">
        <w:r w:rsidR="00106616" w:rsidRPr="00106616">
          <w:rPr>
            <w:rFonts w:ascii="Times New Roman" w:hAnsi="Times New Roman" w:cs="Times New Roman"/>
          </w:rPr>
          <w:t>his binary measure captures the overall level of meaningful involvement in household and reproductive decisions, providing a clear indicator of women’s autonomy for analysis</w:t>
        </w:r>
      </w:ins>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"/>
          <w:id w:val="-659307565"/>
          <w:placeholder>
            <w:docPart w:val="DefaultPlaceholder_-1854013440"/>
          </w:placeholder>
        </w:sdtPr>
        <w:sdtContent>
          <w:r w:rsidR="001F5262" w:rsidRPr="001F5262">
            <w:rPr>
              <w:rFonts w:ascii="Times New Roman" w:hAnsi="Times New Roman" w:cs="Times New Roman"/>
              <w:color w:val="000000"/>
            </w:rPr>
            <w:t xml:space="preserve">(Ameyaw et al., 2016; </w:t>
          </w:r>
          <w:proofErr w:type="spellStart"/>
          <w:r w:rsidR="001F5262" w:rsidRPr="001F5262">
            <w:rPr>
              <w:rFonts w:ascii="Times New Roman" w:hAnsi="Times New Roman" w:cs="Times New Roman"/>
              <w:color w:val="000000"/>
            </w:rPr>
            <w:t>Anfaara</w:t>
          </w:r>
          <w:proofErr w:type="spellEnd"/>
          <w:r w:rsidR="001F5262" w:rsidRPr="001F5262">
            <w:rPr>
              <w:rFonts w:ascii="Times New Roman" w:hAnsi="Times New Roman" w:cs="Times New Roman"/>
              <w:color w:val="000000"/>
            </w:rPr>
            <w:t xml:space="preserve"> et al., 2024; </w:t>
          </w:r>
          <w:proofErr w:type="spellStart"/>
          <w:r w:rsidR="001F5262" w:rsidRPr="001F5262">
            <w:rPr>
              <w:rFonts w:ascii="Times New Roman" w:hAnsi="Times New Roman" w:cs="Times New Roman"/>
              <w:color w:val="000000"/>
            </w:rPr>
            <w:t>Antabe</w:t>
          </w:r>
          <w:proofErr w:type="spellEnd"/>
          <w:r w:rsidR="001F5262" w:rsidRPr="001F5262">
            <w:rPr>
              <w:rFonts w:ascii="Times New Roman" w:hAnsi="Times New Roman" w:cs="Times New Roman"/>
              <w:color w:val="000000"/>
            </w:rPr>
            <w:t xml:space="preserve"> et al., 2025; Kamiya, 2011; M. S. U. M. O. Miah, 2025)</w:t>
          </w:r>
        </w:sdtContent>
      </w:sdt>
      <w:r w:rsidRPr="00CD1BD0">
        <w:rPr>
          <w:rFonts w:ascii="Times New Roman" w:hAnsi="Times New Roman" w:cs="Times New Roman"/>
        </w:rPr>
        <w:t xml:space="preserve">. </w:t>
      </w:r>
    </w:p>
    <w:p w14:paraId="0B36233A" w14:textId="3D3A08EE" w:rsidR="008D3BD5" w:rsidRPr="008D3BD5" w:rsidRDefault="008D3BD5" w:rsidP="00A02A2E">
      <w:pPr>
        <w:spacing w:line="480" w:lineRule="auto"/>
        <w:jc w:val="both"/>
        <w:rPr>
          <w:ins w:id="82" w:author="Md Salek" w:date="2026-04-05T02:53:00Z" w16du:dateUtc="2026-04-04T20:53:00Z"/>
          <w:rFonts w:ascii="Times New Roman" w:hAnsi="Times New Roman" w:cs="Times New Roman"/>
          <w:b/>
          <w:bCs/>
          <w:rPrChange w:id="83" w:author="Md Salek" w:date="2026-04-05T02:53:00Z" w16du:dateUtc="2026-04-04T20:53:00Z">
            <w:rPr>
              <w:ins w:id="84" w:author="Md Salek" w:date="2026-04-05T02:53:00Z" w16du:dateUtc="2026-04-04T20:53:00Z"/>
              <w:rFonts w:ascii="Times New Roman" w:hAnsi="Times New Roman" w:cs="Times New Roman"/>
            </w:rPr>
          </w:rPrChange>
        </w:rPr>
      </w:pPr>
      <w:ins w:id="85" w:author="Md Salek" w:date="2026-04-05T02:53:00Z" w16du:dateUtc="2026-04-04T20:53:00Z">
        <w:r w:rsidRPr="008D3BD5">
          <w:rPr>
            <w:rFonts w:ascii="Times New Roman" w:hAnsi="Times New Roman" w:cs="Times New Roman"/>
            <w:b/>
            <w:bCs/>
            <w:rPrChange w:id="86" w:author="Md Salek" w:date="2026-04-05T02:53:00Z" w16du:dateUtc="2026-04-04T20:53:00Z">
              <w:rPr>
                <w:rFonts w:ascii="Times New Roman" w:hAnsi="Times New Roman" w:cs="Times New Roman"/>
              </w:rPr>
            </w:rPrChange>
          </w:rPr>
          <w:t>Covariates</w:t>
        </w:r>
      </w:ins>
    </w:p>
    <w:p w14:paraId="49AC9F82" w14:textId="15E6CF6E" w:rsidR="008D3BD5" w:rsidRPr="00CD1BD0" w:rsidRDefault="008D3BD5" w:rsidP="00A02A2E">
      <w:pPr>
        <w:spacing w:line="480" w:lineRule="auto"/>
        <w:jc w:val="both"/>
        <w:rPr>
          <w:rFonts w:ascii="Times New Roman" w:hAnsi="Times New Roman" w:cs="Times New Roman"/>
        </w:rPr>
      </w:pPr>
      <w:ins w:id="87" w:author="Md Salek" w:date="2026-04-05T02:53:00Z" w16du:dateUtc="2026-04-04T20:53:00Z">
        <w:r w:rsidRPr="00A051B6">
          <w:rPr>
            <w:rFonts w:ascii="Times New Roman" w:hAnsi="Times New Roman" w:cs="Times New Roman"/>
          </w:rPr>
          <w:t xml:space="preserve">In this study, women’s sociodemographic characteristics were categorized in line with standard DHS methods. Women’s age was </w:t>
        </w:r>
        <w:r>
          <w:rPr>
            <w:rFonts w:ascii="Times New Roman" w:hAnsi="Times New Roman" w:cs="Times New Roman"/>
          </w:rPr>
          <w:t>categorized</w:t>
        </w:r>
        <w:r w:rsidRPr="00A051B6">
          <w:rPr>
            <w:rFonts w:ascii="Times New Roman" w:hAnsi="Times New Roman" w:cs="Times New Roman"/>
          </w:rPr>
          <w:t xml:space="preserve"> into seven </w:t>
        </w:r>
        <w:r>
          <w:rPr>
            <w:rFonts w:ascii="Times New Roman" w:hAnsi="Times New Roman" w:cs="Times New Roman"/>
          </w:rPr>
          <w:t>groups</w:t>
        </w:r>
        <w:r w:rsidRPr="00A051B6">
          <w:rPr>
            <w:rFonts w:ascii="Times New Roman" w:hAnsi="Times New Roman" w:cs="Times New Roman"/>
          </w:rPr>
          <w:t xml:space="preserve"> (15–19, 20–24, 25–29, 30–34, 35–39, 40–44, 45–49 years), while age at first birth was </w:t>
        </w:r>
        <w:r>
          <w:rPr>
            <w:rFonts w:ascii="Times New Roman" w:hAnsi="Times New Roman" w:cs="Times New Roman"/>
          </w:rPr>
          <w:t>grouped</w:t>
        </w:r>
        <w:r w:rsidRPr="00A051B6">
          <w:rPr>
            <w:rFonts w:ascii="Times New Roman" w:hAnsi="Times New Roman" w:cs="Times New Roman"/>
          </w:rPr>
          <w:t xml:space="preserve"> as early (10–17 years), normal (18–24 years), and late (≥25 years). Age at first sexual intercourse was categorized as &lt;18 years or ≥18 years, and age at cohabitation was classified into young (&lt;18 years), mild (18–20 years), and older (≥21 years). Women’s education was </w:t>
        </w:r>
        <w:r>
          <w:rPr>
            <w:rFonts w:ascii="Times New Roman" w:hAnsi="Times New Roman" w:cs="Times New Roman"/>
          </w:rPr>
          <w:t>categorized</w:t>
        </w:r>
        <w:r w:rsidRPr="00A051B6">
          <w:rPr>
            <w:rFonts w:ascii="Times New Roman" w:hAnsi="Times New Roman" w:cs="Times New Roman"/>
          </w:rPr>
          <w:t xml:space="preserve"> into below primary, secondary incomplete, and secondary or higher, and maternal employment was categorized as currently working or not working. Adequate antenatal care (ANC) visits were dichotomized as &lt;4 or ≥4 visits.</w:t>
        </w:r>
      </w:ins>
      <w:ins w:id="88" w:author="Md Salek" w:date="2026-04-05T02:54:00Z" w16du:dateUtc="2026-04-04T20:54:00Z">
        <w:r>
          <w:rPr>
            <w:rFonts w:ascii="Times New Roman" w:hAnsi="Times New Roman" w:cs="Times New Roman"/>
          </w:rPr>
          <w:t xml:space="preserve"> </w:t>
        </w:r>
      </w:ins>
      <w:ins w:id="89" w:author="Md Salek" w:date="2026-04-05T02:53:00Z" w16du:dateUtc="2026-04-04T20:53:00Z">
        <w:r w:rsidRPr="00A051B6">
          <w:rPr>
            <w:rFonts w:ascii="Times New Roman" w:hAnsi="Times New Roman" w:cs="Times New Roman"/>
          </w:rPr>
          <w:t>Reproductive characteristics included number of children (none, 1–2, 3+), birth size (small, average or large), preterm birth (term ≥9 months, preterm &lt;9 months), current pregnancy status (yes/no), pregnancy multiplicity (single/multiple), pressure to be pregnant (yes/no), and history of pregnancy loss (none, one loss, two or more losses). Residing status was classified as residing with or not with husband/partner, current abstinence as yes/no, number of unions as once or more than once, and recent menstruation as yes/no.</w:t>
        </w:r>
        <w:r>
          <w:rPr>
            <w:rFonts w:ascii="Times New Roman" w:hAnsi="Times New Roman" w:cs="Times New Roman"/>
          </w:rPr>
          <w:t xml:space="preserve"> </w:t>
        </w:r>
        <w:r w:rsidRPr="00A051B6">
          <w:rPr>
            <w:rFonts w:ascii="Times New Roman" w:hAnsi="Times New Roman" w:cs="Times New Roman"/>
          </w:rPr>
          <w:t>IPV justification (does not justify/justifies IPV). Household environment and socioeconomic factors included place of residence (urban/rural), administrative province (</w:t>
        </w:r>
        <w:proofErr w:type="spellStart"/>
        <w:r w:rsidRPr="00A051B6">
          <w:rPr>
            <w:rFonts w:ascii="Times New Roman" w:hAnsi="Times New Roman" w:cs="Times New Roman"/>
          </w:rPr>
          <w:t>Butha</w:t>
        </w:r>
        <w:proofErr w:type="spellEnd"/>
        <w:r w:rsidRPr="00A051B6">
          <w:rPr>
            <w:rFonts w:ascii="Times New Roman" w:hAnsi="Times New Roman" w:cs="Times New Roman"/>
          </w:rPr>
          <w:t xml:space="preserve">-Buthe, </w:t>
        </w:r>
        <w:proofErr w:type="spellStart"/>
        <w:r w:rsidRPr="00A051B6">
          <w:rPr>
            <w:rFonts w:ascii="Times New Roman" w:hAnsi="Times New Roman" w:cs="Times New Roman"/>
          </w:rPr>
          <w:t>Leribe</w:t>
        </w:r>
        <w:proofErr w:type="spellEnd"/>
        <w:r w:rsidRPr="00A051B6">
          <w:rPr>
            <w:rFonts w:ascii="Times New Roman" w:hAnsi="Times New Roman" w:cs="Times New Roman"/>
          </w:rPr>
          <w:t xml:space="preserve">, Berea, Maseru, Mafeteng, Mohale’s Hoek, </w:t>
        </w:r>
        <w:proofErr w:type="spellStart"/>
        <w:r w:rsidRPr="00A051B6">
          <w:rPr>
            <w:rFonts w:ascii="Times New Roman" w:hAnsi="Times New Roman" w:cs="Times New Roman"/>
          </w:rPr>
          <w:t>Quthing</w:t>
        </w:r>
        <w:proofErr w:type="spellEnd"/>
        <w:r w:rsidRPr="00A051B6">
          <w:rPr>
            <w:rFonts w:ascii="Times New Roman" w:hAnsi="Times New Roman" w:cs="Times New Roman"/>
          </w:rPr>
          <w:t xml:space="preserve">, Qacha’s Nek, </w:t>
        </w:r>
        <w:proofErr w:type="spellStart"/>
        <w:r w:rsidRPr="00A051B6">
          <w:rPr>
            <w:rFonts w:ascii="Times New Roman" w:hAnsi="Times New Roman" w:cs="Times New Roman"/>
          </w:rPr>
          <w:t>Mokhotlong</w:t>
        </w:r>
        <w:proofErr w:type="spellEnd"/>
        <w:r w:rsidRPr="00A051B6">
          <w:rPr>
            <w:rFonts w:ascii="Times New Roman" w:hAnsi="Times New Roman" w:cs="Times New Roman"/>
          </w:rPr>
          <w:t>, Thaba-</w:t>
        </w:r>
        <w:proofErr w:type="spellStart"/>
        <w:r w:rsidRPr="00A051B6">
          <w:rPr>
            <w:rFonts w:ascii="Times New Roman" w:hAnsi="Times New Roman" w:cs="Times New Roman"/>
          </w:rPr>
          <w:t>Tseka</w:t>
        </w:r>
        <w:proofErr w:type="spellEnd"/>
        <w:r w:rsidRPr="00A051B6">
          <w:rPr>
            <w:rFonts w:ascii="Times New Roman" w:hAnsi="Times New Roman" w:cs="Times New Roman"/>
          </w:rPr>
          <w:t xml:space="preserve">), religion (Roman Catholic/Other), wealth status (poor, middle, rich), </w:t>
        </w:r>
        <w:r w:rsidRPr="00A051B6">
          <w:rPr>
            <w:rFonts w:ascii="Times New Roman" w:hAnsi="Times New Roman" w:cs="Times New Roman"/>
          </w:rPr>
          <w:lastRenderedPageBreak/>
          <w:t>household size (1–3, 4+ members), household head sex (male/female), household assets (ownership of motorbike or bicycle; yes/no), media access (access to TV, radio, newspaper, or mobile; yes/no), and household construction materials (based on roof materials; improved/unimproved). Source of drinking water and sanitation facility were also categorized as improved or unimproved. Internet use in the last 12 months was coded as yes/no.</w:t>
        </w:r>
      </w:ins>
      <w:ins w:id="90" w:author="Md Salek" w:date="2026-04-05T02:54:00Z" w16du:dateUtc="2026-04-04T20:54:00Z">
        <w:r>
          <w:rPr>
            <w:rFonts w:ascii="Times New Roman" w:hAnsi="Times New Roman" w:cs="Times New Roman"/>
          </w:rPr>
          <w:t xml:space="preserve"> </w:t>
        </w:r>
      </w:ins>
      <w:ins w:id="91" w:author="Md Salek" w:date="2026-04-05T02:53:00Z" w16du:dateUtc="2026-04-04T20:53:00Z">
        <w:r w:rsidRPr="00A051B6">
          <w:rPr>
            <w:rFonts w:ascii="Times New Roman" w:hAnsi="Times New Roman" w:cs="Times New Roman"/>
          </w:rPr>
          <w:t>All covariate categories were harmonized with previous DHS-based studies to ensure consistency in reporting and comparability across surveys and analyses</w:t>
        </w:r>
        <w:r>
          <w:rPr>
            <w:rFonts w:ascii="Times New Roman" w:hAnsi="Times New Roman" w:cs="Times New Roman"/>
          </w:rPr>
          <w:t xml:space="preserve"> </w:t>
        </w:r>
      </w:ins>
      <w:sdt>
        <w:sdtPr>
          <w:rPr>
            <w:rFonts w:ascii="Times New Roman" w:hAnsi="Times New Roman" w:cs="Times New Roman"/>
            <w:color w:val="000000"/>
          </w:rPr>
          <w:tag w:val="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"/>
          <w:id w:val="1457607783"/>
          <w:placeholder>
            <w:docPart w:val="DefaultPlaceholder_-1854013440"/>
          </w:placeholder>
        </w:sdtPr>
        <w:sdtContent>
          <w:r w:rsidR="001F5262" w:rsidRPr="001F5262">
            <w:rPr>
              <w:rFonts w:ascii="Times New Roman" w:eastAsia="Times New Roman" w:hAnsi="Times New Roman" w:cs="Times New Roman"/>
              <w:color w:val="000000"/>
            </w:rPr>
            <w:t>(Esteban-Gonzalo et al., 2026; M. S. Miah et al., 2026; Tamanna et al., 2025; Tamanna &amp; Mahmud, 2025; Zoha et al., 2025)</w:t>
          </w:r>
        </w:sdtContent>
      </w:sdt>
      <w:ins w:id="92" w:author="Md Salek" w:date="2026-04-05T02:53:00Z" w16du:dateUtc="2026-04-04T20:53:00Z">
        <w:r w:rsidRPr="00A051B6">
          <w:rPr>
            <w:rFonts w:ascii="Times New Roman" w:hAnsi="Times New Roman" w:cs="Times New Roman"/>
          </w:rPr>
          <w:t>.</w:t>
        </w:r>
      </w:ins>
    </w:p>
    <w:p w14:paraId="7B24BEB8" w14:textId="77777777" w:rsidR="005463B1" w:rsidRPr="00CD1BD0" w:rsidRDefault="005463B1" w:rsidP="00A02A2E">
      <w:pPr>
        <w:spacing w:line="480" w:lineRule="auto"/>
        <w:jc w:val="both"/>
        <w:rPr>
          <w:rFonts w:ascii="Times New Roman" w:hAnsi="Times New Roman" w:cs="Times New Roman"/>
          <w:b/>
          <w:bCs/>
        </w:rPr>
      </w:pPr>
      <w:r w:rsidRPr="00CD1BD0">
        <w:rPr>
          <w:rFonts w:ascii="Times New Roman" w:hAnsi="Times New Roman" w:cs="Times New Roman"/>
          <w:b/>
          <w:bCs/>
        </w:rPr>
        <w:t xml:space="preserve">Data quality and management </w:t>
      </w:r>
    </w:p>
    <w:p w14:paraId="0E618E45" w14:textId="281AF074" w:rsidR="005463B1" w:rsidRPr="00CD1BD0" w:rsidRDefault="005463B1" w:rsidP="00A02A2E">
      <w:pPr>
        <w:spacing w:line="480" w:lineRule="auto"/>
        <w:jc w:val="both"/>
        <w:rPr>
          <w:rFonts w:ascii="Times New Roman" w:hAnsi="Times New Roman" w:cs="Times New Roman"/>
        </w:rPr>
      </w:pPr>
      <w:r w:rsidRPr="00CD1BD0">
        <w:rPr>
          <w:rFonts w:ascii="Times New Roman" w:hAnsi="Times New Roman" w:cs="Times New Roman"/>
        </w:rPr>
        <w:t>The data were entered electronically (</w:t>
      </w:r>
      <w:proofErr w:type="spellStart"/>
      <w:r w:rsidRPr="00CD1BD0">
        <w:rPr>
          <w:rFonts w:ascii="Times New Roman" w:hAnsi="Times New Roman" w:cs="Times New Roman"/>
        </w:rPr>
        <w:t>CSPro</w:t>
      </w:r>
      <w:proofErr w:type="spellEnd"/>
      <w:r w:rsidRPr="00CD1BD0">
        <w:rPr>
          <w:rFonts w:ascii="Times New Roman" w:hAnsi="Times New Roman" w:cs="Times New Roman"/>
        </w:rPr>
        <w:t xml:space="preserve">) and checked automatically in terms of range and consistency. Supervision of data on a daily basis, transfer in safe data and central data cleaning guaranteed high data quality. Additional checking and cleaning of secondary data were </w:t>
      </w:r>
      <w:ins w:id="93" w:author="Md Salek" w:date="2026-04-05T16:03:00Z" w16du:dateUtc="2026-04-05T10:03:00Z">
        <w:r w:rsidR="00550FF8">
          <w:rPr>
            <w:rFonts w:ascii="Times New Roman" w:hAnsi="Times New Roman" w:cs="Times New Roman"/>
          </w:rPr>
          <w:t>performed</w:t>
        </w:r>
      </w:ins>
      <w:del w:id="94" w:author="Md Salek" w:date="2026-04-05T16:03:00Z" w16du:dateUtc="2026-04-05T10:03:00Z">
        <w:r w:rsidRPr="00CD1BD0" w:rsidDel="00550FF8">
          <w:rPr>
            <w:rFonts w:ascii="Times New Roman" w:hAnsi="Times New Roman" w:cs="Times New Roman"/>
          </w:rPr>
          <w:delText>done</w:delText>
        </w:r>
      </w:del>
      <w:r w:rsidRPr="00CD1BD0">
        <w:rPr>
          <w:rFonts w:ascii="Times New Roman" w:hAnsi="Times New Roman" w:cs="Times New Roman"/>
        </w:rPr>
        <w:t xml:space="preserve"> before</w:t>
      </w:r>
      <w:del w:id="95" w:author="Md Salek" w:date="2026-04-05T16:22:00Z" w16du:dateUtc="2026-04-05T10:22:00Z">
        <w:r w:rsidRPr="00CD1BD0" w:rsidDel="003314C0">
          <w:rPr>
            <w:rFonts w:ascii="Times New Roman" w:hAnsi="Times New Roman" w:cs="Times New Roman"/>
          </w:rPr>
          <w:delText xml:space="preserve"> </w:delText>
        </w:r>
      </w:del>
      <w:ins w:id="96" w:author="Md Salek" w:date="2026-04-05T16:03:00Z" w16du:dateUtc="2026-04-05T10:03:00Z">
        <w:r w:rsidR="00550FF8">
          <w:rPr>
            <w:rFonts w:ascii="Times New Roman" w:hAnsi="Times New Roman" w:cs="Times New Roman"/>
          </w:rPr>
          <w:t xml:space="preserve"> final </w:t>
        </w:r>
      </w:ins>
      <w:r w:rsidRPr="00CD1BD0">
        <w:rPr>
          <w:rFonts w:ascii="Times New Roman" w:hAnsi="Times New Roman" w:cs="Times New Roman"/>
        </w:rPr>
        <w:t xml:space="preserve">analysis. </w:t>
      </w:r>
    </w:p>
    <w:p w14:paraId="1EDB3826" w14:textId="77777777" w:rsidR="005463B1" w:rsidRPr="00CD1BD0" w:rsidRDefault="005463B1" w:rsidP="00A02A2E">
      <w:pPr>
        <w:spacing w:line="480" w:lineRule="auto"/>
        <w:jc w:val="both"/>
        <w:rPr>
          <w:rFonts w:ascii="Times New Roman" w:hAnsi="Times New Roman" w:cs="Times New Roman"/>
          <w:b/>
          <w:bCs/>
        </w:rPr>
      </w:pPr>
      <w:r w:rsidRPr="00CD1BD0">
        <w:rPr>
          <w:rFonts w:ascii="Times New Roman" w:hAnsi="Times New Roman" w:cs="Times New Roman"/>
          <w:b/>
          <w:bCs/>
        </w:rPr>
        <w:t xml:space="preserve">Statistical analysis </w:t>
      </w:r>
    </w:p>
    <w:p w14:paraId="05C56A22" w14:textId="2A077BFE" w:rsidR="005463B1" w:rsidRDefault="005463B1" w:rsidP="00A02A2E">
      <w:pPr>
        <w:spacing w:line="480" w:lineRule="auto"/>
        <w:jc w:val="both"/>
        <w:rPr>
          <w:ins w:id="97" w:author="Md Salek" w:date="2026-04-05T16:22:00Z" w16du:dateUtc="2026-04-05T10:22:00Z"/>
          <w:rFonts w:ascii="Times New Roman" w:hAnsi="Times New Roman" w:cs="Times New Roman"/>
        </w:rPr>
      </w:pPr>
      <w:r w:rsidRPr="00CD1BD0">
        <w:rPr>
          <w:rFonts w:ascii="Times New Roman" w:hAnsi="Times New Roman" w:cs="Times New Roman"/>
        </w:rPr>
        <w:t xml:space="preserve">All the analyses factored in the complicated survey design with sampling weights, clustering, and stratification in order to make it representative of the nation. An analysis of complete-cases was applied. </w:t>
      </w:r>
      <w:ins w:id="98" w:author="Md Salek" w:date="2026-04-05T16:22:00Z" w16du:dateUtc="2026-04-05T10:22:00Z">
        <w:r w:rsidR="003314C0">
          <w:rPr>
            <w:rFonts w:ascii="Times New Roman" w:hAnsi="Times New Roman" w:cs="Times New Roman"/>
          </w:rPr>
          <w:t xml:space="preserve"> </w:t>
        </w:r>
      </w:ins>
    </w:p>
    <w:p w14:paraId="6B8AC0FE" w14:textId="211EA97A" w:rsidR="003314C0" w:rsidRPr="003314C0" w:rsidRDefault="003314C0" w:rsidP="00A02A2E">
      <w:pPr>
        <w:spacing w:line="480" w:lineRule="auto"/>
        <w:jc w:val="both"/>
        <w:rPr>
          <w:ins w:id="99" w:author="Md Salek" w:date="2026-04-05T16:22:00Z" w16du:dateUtc="2026-04-05T10:22:00Z"/>
          <w:rFonts w:ascii="Times New Roman" w:hAnsi="Times New Roman" w:cs="Times New Roman"/>
          <w:b/>
          <w:bCs/>
          <w:rPrChange w:id="100" w:author="Md Salek" w:date="2026-04-05T16:23:00Z" w16du:dateUtc="2026-04-05T10:23:00Z">
            <w:rPr>
              <w:ins w:id="101" w:author="Md Salek" w:date="2026-04-05T16:22:00Z" w16du:dateUtc="2026-04-05T10:22:00Z"/>
              <w:rFonts w:ascii="Times New Roman" w:hAnsi="Times New Roman" w:cs="Times New Roman"/>
            </w:rPr>
          </w:rPrChange>
        </w:rPr>
      </w:pPr>
      <w:ins w:id="102" w:author="Md Salek" w:date="2026-04-05T16:22:00Z" w16du:dateUtc="2026-04-05T10:22:00Z">
        <w:r w:rsidRPr="003314C0">
          <w:rPr>
            <w:rFonts w:ascii="Times New Roman" w:hAnsi="Times New Roman" w:cs="Times New Roman"/>
            <w:b/>
            <w:bCs/>
            <w:rPrChange w:id="103" w:author="Md Salek" w:date="2026-04-05T16:23:00Z" w16du:dateUtc="2026-04-05T10:23:00Z">
              <w:rPr>
                <w:rFonts w:ascii="Times New Roman" w:hAnsi="Times New Roman" w:cs="Times New Roman"/>
              </w:rPr>
            </w:rPrChange>
          </w:rPr>
          <w:t>Code Availability</w:t>
        </w:r>
      </w:ins>
    </w:p>
    <w:p w14:paraId="59BD3A91" w14:textId="63739891" w:rsidR="003314C0" w:rsidRDefault="003314C0" w:rsidP="00A02A2E">
      <w:pPr>
        <w:spacing w:line="480" w:lineRule="auto"/>
        <w:jc w:val="both"/>
        <w:rPr>
          <w:ins w:id="104" w:author="Md Salek" w:date="2026-04-05T16:23:00Z" w16du:dateUtc="2026-04-05T10:23:00Z"/>
          <w:rFonts w:ascii="Times New Roman" w:hAnsi="Times New Roman" w:cs="Times New Roman"/>
        </w:rPr>
      </w:pPr>
      <w:ins w:id="105" w:author="Md Salek" w:date="2026-04-05T16:22:00Z">
        <w:r w:rsidRPr="003314C0">
          <w:rPr>
            <w:rFonts w:ascii="Times New Roman" w:hAnsi="Times New Roman" w:cs="Times New Roman"/>
          </w:rPr>
          <w:t>The cleaned dataset, analysis scripts, and related resources supporting the findings of this study are available at GitHub</w:t>
        </w:r>
      </w:ins>
      <w:ins w:id="106" w:author="Md Salek" w:date="2026-04-05T16:23:00Z" w16du:dateUtc="2026-04-05T10:23:00Z">
        <w:r>
          <w:rPr>
            <w:rFonts w:ascii="Times New Roman" w:hAnsi="Times New Roman" w:cs="Times New Roman"/>
          </w:rPr>
          <w:t>:</w:t>
        </w:r>
      </w:ins>
    </w:p>
    <w:p w14:paraId="37001E36" w14:textId="76A36570" w:rsidR="003314C0" w:rsidRPr="00CD1BD0" w:rsidRDefault="003314C0" w:rsidP="00A02A2E">
      <w:pPr>
        <w:spacing w:line="480" w:lineRule="auto"/>
        <w:jc w:val="both"/>
        <w:rPr>
          <w:rFonts w:ascii="Times New Roman" w:hAnsi="Times New Roman" w:cs="Times New Roman"/>
        </w:rPr>
      </w:pPr>
      <w:ins w:id="107" w:author="Md Salek" w:date="2026-04-05T16:23:00Z" w16du:dateUtc="2026-04-05T10:23:00Z">
        <w:r>
          <w:rPr>
            <w:rFonts w:ascii="Times New Roman" w:hAnsi="Times New Roman" w:cs="Times New Roman"/>
          </w:rPr>
          <w:lastRenderedPageBreak/>
          <w:fldChar w:fldCharType="begin"/>
        </w:r>
        <w:r>
          <w:rPr>
            <w:rFonts w:ascii="Times New Roman" w:hAnsi="Times New Roman" w:cs="Times New Roman"/>
          </w:rPr>
          <w:instrText>HYPERLINK "</w:instrText>
        </w:r>
      </w:ins>
      <w:ins w:id="108" w:author="Md Salek" w:date="2026-04-05T16:22:00Z">
        <w:r w:rsidRPr="003314C0">
          <w:rPr>
            <w:rFonts w:ascii="Times New Roman" w:hAnsi="Times New Roman" w:cs="Times New Roman"/>
            <w:rPrChange w:id="109" w:author="Md Salek" w:date="2026-04-05T16:23:00Z" w16du:dateUtc="2026-04-05T10:23:00Z">
              <w:rPr>
                <w:rStyle w:val="Hyperlink"/>
                <w:rFonts w:ascii="Times New Roman" w:hAnsi="Times New Roman" w:cs="Times New Roman"/>
              </w:rPr>
            </w:rPrChange>
          </w:rPr>
          <w:instrText>https://github.com/muhammadsalek/Rural-Urban-Inequalities-in-Depression-among-Ever-Married-Women-in-Lesotho</w:instrText>
        </w:r>
      </w:ins>
      <w:ins w:id="110" w:author="Md Salek" w:date="2026-04-05T16:23:00Z" w16du:dateUtc="2026-04-05T10:23:00Z">
        <w:r>
          <w:rPr>
            <w:rFonts w:ascii="Times New Roman" w:hAnsi="Times New Roman" w:cs="Times New Roman"/>
          </w:rPr>
          <w:instrText>"</w:instrText>
        </w:r>
        <w:r>
          <w:rPr>
            <w:rFonts w:ascii="Times New Roman" w:hAnsi="Times New Roman" w:cs="Times New Roman"/>
          </w:rPr>
          <w:fldChar w:fldCharType="separate"/>
        </w:r>
      </w:ins>
      <w:ins w:id="111" w:author="Md Salek" w:date="2026-04-05T16:22:00Z">
        <w:r w:rsidRPr="003314C0">
          <w:rPr>
            <w:rStyle w:val="Hyperlink"/>
            <w:rFonts w:ascii="Times New Roman" w:hAnsi="Times New Roman" w:cs="Times New Roman"/>
          </w:rPr>
          <w:t>https://github.com/muhammadsalek/Rural-Urban-Inequalities-in-Depression-among-Ever-Married-Women-in-Lesotho</w:t>
        </w:r>
      </w:ins>
      <w:ins w:id="112" w:author="Md Salek" w:date="2026-04-05T16:23:00Z" w16du:dateUtc="2026-04-05T10:23:00Z">
        <w:r>
          <w:rPr>
            <w:rFonts w:ascii="Times New Roman" w:hAnsi="Times New Roman" w:cs="Times New Roman"/>
          </w:rPr>
          <w:fldChar w:fldCharType="end"/>
        </w:r>
        <w:r>
          <w:rPr>
            <w:rFonts w:ascii="Times New Roman" w:hAnsi="Times New Roman" w:cs="Times New Roman"/>
          </w:rPr>
          <w:t>.</w:t>
        </w:r>
      </w:ins>
      <w:ins w:id="113" w:author="Md Salek" w:date="2026-04-05T16:26:00Z" w16du:dateUtc="2026-04-05T10:26:00Z">
        <w:r w:rsidR="00E72EE7">
          <w:rPr>
            <w:rFonts w:ascii="Times New Roman" w:hAnsi="Times New Roman" w:cs="Times New Roman"/>
          </w:rPr>
          <w:t xml:space="preserve"> </w:t>
        </w:r>
      </w:ins>
      <w:ins w:id="114" w:author="Md Salek" w:date="2026-04-05T16:26:00Z">
        <w:r w:rsidR="00E72EE7" w:rsidRPr="00E72EE7">
          <w:rPr>
            <w:rFonts w:ascii="Times New Roman" w:hAnsi="Times New Roman" w:cs="Times New Roman"/>
          </w:rPr>
          <w:t>The analyses were conducted following standard public health and epidemiological approaches and are consistent with methods applied in previous literature</w:t>
        </w:r>
      </w:ins>
      <w:ins w:id="115" w:author="Md Salek" w:date="2026-04-05T16:29:00Z" w16du:dateUtc="2026-04-05T10:29:00Z">
        <w:r w:rsidR="00E72EE7">
          <w:rPr>
            <w:rFonts w:ascii="Times New Roman" w:hAnsi="Times New Roman" w:cs="Times New Roman"/>
          </w:rPr>
          <w:t xml:space="preserve"> </w:t>
        </w:r>
      </w:ins>
      <w:sdt>
        <w:sdtPr>
          <w:rPr>
            <w:rFonts w:ascii="Times New Roman" w:hAnsi="Times New Roman" w:cs="Times New Roman"/>
            <w:color w:val="000000"/>
          </w:rPr>
          <w:tag w:val="MENDELEY_CITATION_v3_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"/>
          <w:id w:val="-540438229"/>
          <w:placeholder>
            <w:docPart w:val="DefaultPlaceholder_-1854013440"/>
          </w:placeholder>
        </w:sdtPr>
        <w:sdtContent>
          <w:r w:rsidR="001F5262" w:rsidRPr="001F5262">
            <w:rPr>
              <w:rFonts w:ascii="Times New Roman" w:eastAsia="Times New Roman" w:hAnsi="Times New Roman" w:cs="Times New Roman"/>
              <w:color w:val="000000"/>
            </w:rPr>
            <w:t xml:space="preserve">(Celentano ScD MHS &amp; </w:t>
          </w:r>
          <w:proofErr w:type="spellStart"/>
          <w:r w:rsidR="001F5262" w:rsidRPr="001F5262">
            <w:rPr>
              <w:rFonts w:ascii="Times New Roman" w:eastAsia="Times New Roman" w:hAnsi="Times New Roman" w:cs="Times New Roman"/>
              <w:color w:val="000000"/>
            </w:rPr>
            <w:t>Szklo</w:t>
          </w:r>
          <w:proofErr w:type="spellEnd"/>
          <w:r w:rsidR="001F5262" w:rsidRPr="001F5262">
            <w:rPr>
              <w:rFonts w:ascii="Times New Roman" w:eastAsia="Times New Roman" w:hAnsi="Times New Roman" w:cs="Times New Roman"/>
              <w:color w:val="000000"/>
            </w:rPr>
            <w:t xml:space="preserve"> MPH DrPH, 2019)</w:t>
          </w:r>
        </w:sdtContent>
      </w:sdt>
      <w:r w:rsidR="00FA1881">
        <w:rPr>
          <w:rFonts w:ascii="Times New Roman" w:hAnsi="Times New Roman" w:cs="Times New Roman"/>
        </w:rPr>
        <w:t>.</w:t>
      </w:r>
    </w:p>
    <w:p w14:paraId="744955B1" w14:textId="3C69505A" w:rsidR="005463B1" w:rsidRPr="00CD1BD0" w:rsidRDefault="005463B1" w:rsidP="00A02A2E">
      <w:pPr>
        <w:spacing w:line="480" w:lineRule="auto"/>
        <w:jc w:val="both"/>
        <w:rPr>
          <w:rFonts w:ascii="Times New Roman" w:hAnsi="Times New Roman" w:cs="Times New Roman"/>
          <w:b/>
          <w:bCs/>
        </w:rPr>
      </w:pPr>
      <w:r w:rsidRPr="00CD1BD0">
        <w:rPr>
          <w:rFonts w:ascii="Times New Roman" w:hAnsi="Times New Roman" w:cs="Times New Roman"/>
          <w:b/>
          <w:bCs/>
        </w:rPr>
        <w:t>Descriptive, and bivariate analysis</w:t>
      </w:r>
    </w:p>
    <w:p w14:paraId="5DD505A5" w14:textId="7265A1A2" w:rsidR="005463B1" w:rsidRPr="00CD1BD0" w:rsidRDefault="005463B1" w:rsidP="00A02A2E">
      <w:pPr>
        <w:spacing w:line="480" w:lineRule="auto"/>
        <w:jc w:val="both"/>
        <w:rPr>
          <w:rFonts w:ascii="Times New Roman" w:hAnsi="Times New Roman" w:cs="Times New Roman"/>
        </w:rPr>
      </w:pPr>
      <w:r w:rsidRPr="00CD1BD0">
        <w:rPr>
          <w:rFonts w:ascii="Times New Roman" w:hAnsi="Times New Roman" w:cs="Times New Roman"/>
        </w:rPr>
        <w:t xml:space="preserve"> The characteristics of the participants were summarized using descriptive statistics. Chi-square tests were used to test bivariate relationship between depressive symptoms and explanatory variables. Multivariate modeling was considered on variables having p less than 0.20 or good conceptual relevance</w:t>
      </w:r>
      <w:ins w:id="116" w:author="Md Salek" w:date="2026-04-05T03:36:00Z" w16du:dateUtc="2026-04-04T21:36:00Z">
        <w:r w:rsidR="003E1623">
          <w:rPr>
            <w:rFonts w:ascii="Times New Roman" w:hAnsi="Times New Roman" w:cs="Times New Roman"/>
          </w:rPr>
          <w:t xml:space="preserve"> </w:t>
        </w:r>
      </w:ins>
      <w:sdt>
        <w:sdtPr>
          <w:rPr>
            <w:rFonts w:ascii="Times New Roman" w:hAnsi="Times New Roman" w:cs="Times New Roman"/>
            <w:color w:val="000000"/>
          </w:rPr>
          <w:tag w:val="MENDELEY_CITATION_v3_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"/>
          <w:id w:val="1301193723"/>
          <w:placeholder>
            <w:docPart w:val="DefaultPlaceholder_-1854013440"/>
          </w:placeholder>
        </w:sdtPr>
        <w:sdtContent>
          <w:r w:rsidR="001F5262" w:rsidRPr="001F5262">
            <w:rPr>
              <w:rFonts w:ascii="Times New Roman" w:eastAsia="Times New Roman" w:hAnsi="Times New Roman" w:cs="Times New Roman"/>
              <w:color w:val="000000"/>
            </w:rPr>
            <w:t xml:space="preserve">(Celentano ScD MHS &amp; </w:t>
          </w:r>
          <w:proofErr w:type="spellStart"/>
          <w:r w:rsidR="001F5262" w:rsidRPr="001F5262">
            <w:rPr>
              <w:rFonts w:ascii="Times New Roman" w:eastAsia="Times New Roman" w:hAnsi="Times New Roman" w:cs="Times New Roman"/>
              <w:color w:val="000000"/>
            </w:rPr>
            <w:t>Szklo</w:t>
          </w:r>
          <w:proofErr w:type="spellEnd"/>
          <w:r w:rsidR="001F5262" w:rsidRPr="001F5262">
            <w:rPr>
              <w:rFonts w:ascii="Times New Roman" w:eastAsia="Times New Roman" w:hAnsi="Times New Roman" w:cs="Times New Roman"/>
              <w:color w:val="000000"/>
            </w:rPr>
            <w:t xml:space="preserve"> MPH DrPH, 2019)</w:t>
          </w:r>
        </w:sdtContent>
      </w:sdt>
      <w:r w:rsidRPr="00CD1BD0">
        <w:rPr>
          <w:rFonts w:ascii="Times New Roman" w:hAnsi="Times New Roman" w:cs="Times New Roman"/>
        </w:rPr>
        <w:t>. Spatial analysis to depict spatial difference in the prevalence of depression and autonomy of women in decision-making at the province level, choropleth maps were shaped.</w:t>
      </w:r>
    </w:p>
    <w:p w14:paraId="7693205F" w14:textId="77777777" w:rsidR="005463B1" w:rsidRPr="00CD1BD0" w:rsidRDefault="005463B1" w:rsidP="00A02A2E">
      <w:pPr>
        <w:spacing w:line="480" w:lineRule="auto"/>
        <w:jc w:val="both"/>
        <w:rPr>
          <w:rFonts w:ascii="Times New Roman" w:hAnsi="Times New Roman" w:cs="Times New Roman"/>
        </w:rPr>
      </w:pPr>
      <w:r w:rsidRPr="001B3AFB">
        <w:rPr>
          <w:rFonts w:ascii="Times New Roman" w:hAnsi="Times New Roman" w:cs="Times New Roman"/>
          <w:b/>
          <w:bCs/>
        </w:rPr>
        <w:t>Multivariable modeling</w:t>
      </w:r>
    </w:p>
    <w:p w14:paraId="2FDF4AFD" w14:textId="696D2B18" w:rsidR="005463B1" w:rsidRPr="001B3AFB" w:rsidRDefault="005463B1" w:rsidP="00A02A2E">
      <w:pPr>
        <w:spacing w:line="480" w:lineRule="auto"/>
        <w:jc w:val="both"/>
        <w:rPr>
          <w:rFonts w:ascii="Times New Roman" w:hAnsi="Times New Roman" w:cs="Times New Roman"/>
        </w:rPr>
      </w:pPr>
      <w:r w:rsidRPr="001B3AFB">
        <w:rPr>
          <w:rFonts w:ascii="Times New Roman" w:hAnsi="Times New Roman" w:cs="Times New Roman"/>
        </w:rPr>
        <w:t xml:space="preserve">Logistic regression was used to </w:t>
      </w:r>
      <w:r w:rsidRPr="00CD1BD0">
        <w:rPr>
          <w:rFonts w:ascii="Times New Roman" w:hAnsi="Times New Roman" w:cs="Times New Roman"/>
        </w:rPr>
        <w:t>assess</w:t>
      </w:r>
      <w:r w:rsidRPr="001B3AFB">
        <w:rPr>
          <w:rFonts w:ascii="Times New Roman" w:hAnsi="Times New Roman" w:cs="Times New Roman"/>
        </w:rPr>
        <w:t xml:space="preserve"> associations</w:t>
      </w:r>
      <w:r w:rsidRPr="00CD1BD0">
        <w:rPr>
          <w:rFonts w:ascii="Times New Roman" w:hAnsi="Times New Roman" w:cs="Times New Roman"/>
        </w:rPr>
        <w:t xml:space="preserve"> between</w:t>
      </w:r>
      <w:r w:rsidRPr="001B3AFB">
        <w:rPr>
          <w:rFonts w:ascii="Times New Roman" w:hAnsi="Times New Roman" w:cs="Times New Roman"/>
        </w:rPr>
        <w:t xml:space="preserve"> depressive </w:t>
      </w:r>
      <w:r w:rsidRPr="00CD1BD0">
        <w:rPr>
          <w:rFonts w:ascii="Times New Roman" w:hAnsi="Times New Roman" w:cs="Times New Roman"/>
        </w:rPr>
        <w:t>symptoms and decision-making autonomy</w:t>
      </w:r>
      <w:r w:rsidRPr="001B3AFB">
        <w:rPr>
          <w:rFonts w:ascii="Times New Roman" w:hAnsi="Times New Roman" w:cs="Times New Roman"/>
        </w:rPr>
        <w:t>. Models were built sequentially using a forward stepwise approach, informed by both statistical significance and prior literature:</w:t>
      </w:r>
    </w:p>
    <w:p w14:paraId="244C9BDC" w14:textId="6B5685AE" w:rsidR="005463B1" w:rsidRPr="001B3AFB" w:rsidRDefault="005463B1" w:rsidP="00A02A2E">
      <w:pPr>
        <w:numPr>
          <w:ilvl w:val="0"/>
          <w:numId w:val="3"/>
        </w:numPr>
        <w:spacing w:line="480" w:lineRule="auto"/>
        <w:rPr>
          <w:rFonts w:ascii="Times New Roman" w:hAnsi="Times New Roman" w:cs="Times New Roman"/>
        </w:rPr>
      </w:pPr>
      <w:r w:rsidRPr="001B3AFB">
        <w:rPr>
          <w:rFonts w:ascii="Times New Roman" w:hAnsi="Times New Roman" w:cs="Times New Roman"/>
          <w:b/>
          <w:bCs/>
        </w:rPr>
        <w:t>Model 0:</w:t>
      </w:r>
      <w:r w:rsidRPr="001B3AFB">
        <w:rPr>
          <w:rFonts w:ascii="Times New Roman" w:hAnsi="Times New Roman" w:cs="Times New Roman"/>
        </w:rPr>
        <w:t xml:space="preserve"> Maternal age</w:t>
      </w:r>
      <w:r w:rsidRPr="00CD1BD0">
        <w:rPr>
          <w:rFonts w:ascii="Times New Roman" w:hAnsi="Times New Roman" w:cs="Times New Roman"/>
        </w:rPr>
        <w:t xml:space="preserve"> and </w:t>
      </w:r>
      <w:r w:rsidR="00A02A2E" w:rsidRPr="00CD1BD0">
        <w:rPr>
          <w:rFonts w:ascii="Times New Roman" w:hAnsi="Times New Roman" w:cs="Times New Roman"/>
        </w:rPr>
        <w:t>decision-making</w:t>
      </w:r>
      <w:r w:rsidRPr="00CD1BD0">
        <w:rPr>
          <w:rFonts w:ascii="Times New Roman" w:hAnsi="Times New Roman" w:cs="Times New Roman"/>
        </w:rPr>
        <w:t xml:space="preserve"> autonomy variable just</w:t>
      </w:r>
      <w:r w:rsidR="00A02A2E" w:rsidRPr="00CD1BD0">
        <w:rPr>
          <w:rFonts w:ascii="Times New Roman" w:hAnsi="Times New Roman" w:cs="Times New Roman"/>
        </w:rPr>
        <w:t>.</w:t>
      </w:r>
    </w:p>
    <w:p w14:paraId="2A04197F" w14:textId="799F0AFE" w:rsidR="005463B1" w:rsidRPr="001B3AFB" w:rsidRDefault="005463B1" w:rsidP="00A02A2E">
      <w:pPr>
        <w:numPr>
          <w:ilvl w:val="0"/>
          <w:numId w:val="3"/>
        </w:numPr>
        <w:spacing w:line="480" w:lineRule="auto"/>
        <w:rPr>
          <w:rFonts w:ascii="Times New Roman" w:hAnsi="Times New Roman" w:cs="Times New Roman"/>
        </w:rPr>
      </w:pPr>
      <w:r w:rsidRPr="001B3AFB">
        <w:rPr>
          <w:rFonts w:ascii="Times New Roman" w:hAnsi="Times New Roman" w:cs="Times New Roman"/>
          <w:b/>
          <w:bCs/>
        </w:rPr>
        <w:t>Model 1:</w:t>
      </w:r>
      <w:r w:rsidRPr="001B3AFB">
        <w:rPr>
          <w:rFonts w:ascii="Times New Roman" w:hAnsi="Times New Roman" w:cs="Times New Roman"/>
        </w:rPr>
        <w:t xml:space="preserve"> Sociodemographic factors (education, religion, residence)</w:t>
      </w:r>
      <w:r w:rsidR="00A02A2E" w:rsidRPr="00CD1BD0">
        <w:rPr>
          <w:rFonts w:ascii="Times New Roman" w:hAnsi="Times New Roman" w:cs="Times New Roman"/>
        </w:rPr>
        <w:t>.</w:t>
      </w:r>
    </w:p>
    <w:p w14:paraId="7A52D70E" w14:textId="6575ABA8" w:rsidR="005463B1" w:rsidRPr="001B3AFB" w:rsidRDefault="005463B1" w:rsidP="00A02A2E">
      <w:pPr>
        <w:numPr>
          <w:ilvl w:val="0"/>
          <w:numId w:val="3"/>
        </w:numPr>
        <w:spacing w:line="480" w:lineRule="auto"/>
        <w:rPr>
          <w:rFonts w:ascii="Times New Roman" w:hAnsi="Times New Roman" w:cs="Times New Roman"/>
        </w:rPr>
      </w:pPr>
      <w:r w:rsidRPr="001B3AFB">
        <w:rPr>
          <w:rFonts w:ascii="Times New Roman" w:hAnsi="Times New Roman" w:cs="Times New Roman"/>
          <w:b/>
          <w:bCs/>
        </w:rPr>
        <w:t>Model 2:</w:t>
      </w:r>
      <w:r w:rsidRPr="001B3AFB">
        <w:rPr>
          <w:rFonts w:ascii="Times New Roman" w:hAnsi="Times New Roman" w:cs="Times New Roman"/>
        </w:rPr>
        <w:t xml:space="preserve"> Reproductive factors (age at first birth, cohabitation, parity, multiple pregnancy, pregnancy loss)</w:t>
      </w:r>
      <w:r w:rsidR="00A02A2E" w:rsidRPr="00CD1BD0">
        <w:rPr>
          <w:rFonts w:ascii="Times New Roman" w:hAnsi="Times New Roman" w:cs="Times New Roman"/>
        </w:rPr>
        <w:t>.</w:t>
      </w:r>
    </w:p>
    <w:p w14:paraId="57111D95" w14:textId="77777777" w:rsidR="005463B1" w:rsidRPr="001B3AFB" w:rsidRDefault="005463B1" w:rsidP="00A02A2E">
      <w:pPr>
        <w:numPr>
          <w:ilvl w:val="0"/>
          <w:numId w:val="3"/>
        </w:numPr>
        <w:spacing w:line="480" w:lineRule="auto"/>
        <w:rPr>
          <w:rFonts w:ascii="Times New Roman" w:hAnsi="Times New Roman" w:cs="Times New Roman"/>
        </w:rPr>
      </w:pPr>
      <w:r w:rsidRPr="001B3AFB">
        <w:rPr>
          <w:rFonts w:ascii="Times New Roman" w:hAnsi="Times New Roman" w:cs="Times New Roman"/>
          <w:b/>
          <w:bCs/>
        </w:rPr>
        <w:t>Model 3:</w:t>
      </w:r>
      <w:r w:rsidRPr="001B3AFB">
        <w:rPr>
          <w:rFonts w:ascii="Times New Roman" w:hAnsi="Times New Roman" w:cs="Times New Roman"/>
        </w:rPr>
        <w:t xml:space="preserve"> Contextual factors (urban/rural residence)</w:t>
      </w:r>
    </w:p>
    <w:p w14:paraId="46A8D3BE" w14:textId="17079192" w:rsidR="005463B1" w:rsidRPr="001B3AFB" w:rsidRDefault="005463B1" w:rsidP="00A02A2E">
      <w:pPr>
        <w:numPr>
          <w:ilvl w:val="0"/>
          <w:numId w:val="3"/>
        </w:numPr>
        <w:spacing w:line="480" w:lineRule="auto"/>
        <w:rPr>
          <w:rFonts w:ascii="Times New Roman" w:hAnsi="Times New Roman" w:cs="Times New Roman"/>
        </w:rPr>
      </w:pPr>
      <w:r w:rsidRPr="001B3AFB">
        <w:rPr>
          <w:rFonts w:ascii="Times New Roman" w:hAnsi="Times New Roman" w:cs="Times New Roman"/>
          <w:b/>
          <w:bCs/>
        </w:rPr>
        <w:lastRenderedPageBreak/>
        <w:t>Model 4 (Final model):</w:t>
      </w:r>
      <w:r w:rsidRPr="001B3AFB">
        <w:rPr>
          <w:rFonts w:ascii="Times New Roman" w:hAnsi="Times New Roman" w:cs="Times New Roman"/>
        </w:rPr>
        <w:t xml:space="preserve"> Household and environmental factors (toilet facility, water source, household size, household head sex, wealth, media and internet access, household assets and materials)</w:t>
      </w:r>
      <w:r w:rsidR="00A02A2E" w:rsidRPr="00CD1BD0">
        <w:rPr>
          <w:rFonts w:ascii="Times New Roman" w:hAnsi="Times New Roman" w:cs="Times New Roman"/>
        </w:rPr>
        <w:t>.</w:t>
      </w:r>
    </w:p>
    <w:p w14:paraId="55CFE81A" w14:textId="661F18EE" w:rsidR="005463B1" w:rsidRPr="00CD1BD0" w:rsidRDefault="005463B1" w:rsidP="00A02A2E">
      <w:pPr>
        <w:spacing w:line="480" w:lineRule="auto"/>
        <w:rPr>
          <w:rFonts w:ascii="Times New Roman" w:hAnsi="Times New Roman" w:cs="Times New Roman"/>
        </w:rPr>
      </w:pPr>
      <w:r w:rsidRPr="001B3AFB">
        <w:rPr>
          <w:rFonts w:ascii="Times New Roman" w:hAnsi="Times New Roman" w:cs="Times New Roman"/>
        </w:rPr>
        <w:t xml:space="preserve">The final model was </w:t>
      </w:r>
      <w:r w:rsidR="00A02A2E" w:rsidRPr="00CD1BD0">
        <w:rPr>
          <w:rFonts w:ascii="Times New Roman" w:hAnsi="Times New Roman" w:cs="Times New Roman"/>
        </w:rPr>
        <w:t>nominated</w:t>
      </w:r>
      <w:r w:rsidRPr="001B3AFB">
        <w:rPr>
          <w:rFonts w:ascii="Times New Roman" w:hAnsi="Times New Roman" w:cs="Times New Roman"/>
        </w:rPr>
        <w:t xml:space="preserve"> based on conceptual relevance and improved model fit (AIC = 1648</w:t>
      </w:r>
      <w:r w:rsidRPr="00CD1BD0">
        <w:rPr>
          <w:rFonts w:ascii="Times New Roman" w:hAnsi="Times New Roman" w:cs="Times New Roman"/>
        </w:rPr>
        <w:t>.22</w:t>
      </w:r>
      <w:r w:rsidRPr="001B3AFB">
        <w:rPr>
          <w:rFonts w:ascii="Times New Roman" w:hAnsi="Times New Roman" w:cs="Times New Roman"/>
        </w:rPr>
        <w:t>; BIC = 18</w:t>
      </w:r>
      <w:r w:rsidRPr="00CD1BD0">
        <w:rPr>
          <w:rFonts w:ascii="Times New Roman" w:hAnsi="Times New Roman" w:cs="Times New Roman"/>
        </w:rPr>
        <w:t>86.15</w:t>
      </w:r>
      <w:r w:rsidRPr="001B3AFB">
        <w:rPr>
          <w:rFonts w:ascii="Times New Roman" w:hAnsi="Times New Roman" w:cs="Times New Roman"/>
        </w:rPr>
        <w:t>; mean VIF = 2.2).</w:t>
      </w:r>
    </w:p>
    <w:p w14:paraId="3ED05556" w14:textId="262B02E7" w:rsidR="00A02A2E" w:rsidRPr="00CD1BD0" w:rsidRDefault="00A02A2E" w:rsidP="00A02A2E">
      <w:pPr>
        <w:spacing w:line="480" w:lineRule="auto"/>
        <w:rPr>
          <w:rFonts w:ascii="Times New Roman" w:hAnsi="Times New Roman" w:cs="Times New Roman"/>
          <w:b/>
          <w:bCs/>
        </w:rPr>
      </w:pPr>
      <w:r w:rsidRPr="00CD1BD0">
        <w:rPr>
          <w:rFonts w:ascii="Times New Roman" w:hAnsi="Times New Roman" w:cs="Times New Roman"/>
          <w:b/>
          <w:bCs/>
        </w:rPr>
        <w:t>Final Model Adjusted Covariates</w:t>
      </w:r>
    </w:p>
    <w:p w14:paraId="39F257F2" w14:textId="74D99D46" w:rsidR="00A02A2E" w:rsidRPr="001B3AFB" w:rsidRDefault="00A02A2E" w:rsidP="00A139BE">
      <w:pPr>
        <w:spacing w:line="480" w:lineRule="auto"/>
        <w:jc w:val="both"/>
        <w:rPr>
          <w:rFonts w:ascii="Times New Roman" w:hAnsi="Times New Roman" w:cs="Times New Roman"/>
        </w:rPr>
        <w:pPrChange w:id="117" w:author="Md Salek" w:date="2026-04-05T16:24:00Z" w16du:dateUtc="2026-04-05T10:24:00Z">
          <w:pPr>
            <w:spacing w:line="480" w:lineRule="auto"/>
          </w:pPr>
        </w:pPrChange>
      </w:pPr>
      <w:r w:rsidRPr="00CD1BD0">
        <w:rPr>
          <w:rFonts w:ascii="Times New Roman" w:hAnsi="Times New Roman" w:cs="Times New Roman"/>
        </w:rPr>
        <w:t>This set of confounders were adjusted in the final balanced model including women age, women education, maternal employment, religion, administrative division, age at first birth, age at cohabitation, number of children, pregnancy status, pregnancy loss, place of residence, toilet facilities, water access, household head sex, household size category, household wealth status, media access, internet use, household assets, and household materials.</w:t>
      </w:r>
    </w:p>
    <w:p w14:paraId="2408239C" w14:textId="77777777" w:rsidR="005463B1" w:rsidRPr="001B3AFB" w:rsidRDefault="005463B1" w:rsidP="00A02A2E">
      <w:pPr>
        <w:spacing w:line="480" w:lineRule="auto"/>
        <w:rPr>
          <w:rFonts w:ascii="Times New Roman" w:hAnsi="Times New Roman" w:cs="Times New Roman"/>
          <w:b/>
          <w:bCs/>
        </w:rPr>
      </w:pPr>
      <w:r w:rsidRPr="001B3AFB">
        <w:rPr>
          <w:rFonts w:ascii="Times New Roman" w:hAnsi="Times New Roman" w:cs="Times New Roman"/>
          <w:b/>
          <w:bCs/>
        </w:rPr>
        <w:t>Model diagnostics</w:t>
      </w:r>
    </w:p>
    <w:p w14:paraId="674ADC4E" w14:textId="7B9C3F96" w:rsidR="005463B1" w:rsidRDefault="005463B1" w:rsidP="00A02A2E">
      <w:pPr>
        <w:spacing w:line="480" w:lineRule="auto"/>
        <w:jc w:val="both"/>
        <w:rPr>
          <w:ins w:id="118" w:author="Md Salek" w:date="2026-04-05T02:37:00Z" w16du:dateUtc="2026-04-04T20:37:00Z"/>
          <w:rFonts w:ascii="Times New Roman" w:hAnsi="Times New Roman" w:cs="Times New Roman"/>
        </w:rPr>
      </w:pPr>
      <w:r w:rsidRPr="001B3AFB">
        <w:rPr>
          <w:rFonts w:ascii="Times New Roman" w:hAnsi="Times New Roman" w:cs="Times New Roman"/>
        </w:rPr>
        <w:t xml:space="preserve">Multicollinearity was assessed using variance inflation factors (VIF). Model fit was </w:t>
      </w:r>
      <w:r w:rsidR="00A02A2E" w:rsidRPr="00CD1BD0">
        <w:rPr>
          <w:rFonts w:ascii="Times New Roman" w:hAnsi="Times New Roman" w:cs="Times New Roman"/>
        </w:rPr>
        <w:t>assessed</w:t>
      </w:r>
      <w:r w:rsidRPr="001B3AFB">
        <w:rPr>
          <w:rFonts w:ascii="Times New Roman" w:hAnsi="Times New Roman" w:cs="Times New Roman"/>
        </w:rPr>
        <w:t xml:space="preserve"> using the Hosmer–</w:t>
      </w:r>
      <w:proofErr w:type="spellStart"/>
      <w:r w:rsidRPr="001B3AFB">
        <w:rPr>
          <w:rFonts w:ascii="Times New Roman" w:hAnsi="Times New Roman" w:cs="Times New Roman"/>
        </w:rPr>
        <w:t>Lemeshow</w:t>
      </w:r>
      <w:proofErr w:type="spellEnd"/>
      <w:r w:rsidRPr="001B3AFB">
        <w:rPr>
          <w:rFonts w:ascii="Times New Roman" w:hAnsi="Times New Roman" w:cs="Times New Roman"/>
        </w:rPr>
        <w:t xml:space="preserve"> test, which </w:t>
      </w:r>
      <w:r w:rsidR="00A02A2E" w:rsidRPr="00CD1BD0">
        <w:rPr>
          <w:rFonts w:ascii="Times New Roman" w:hAnsi="Times New Roman" w:cs="Times New Roman"/>
        </w:rPr>
        <w:t>showed</w:t>
      </w:r>
      <w:r w:rsidRPr="001B3AFB">
        <w:rPr>
          <w:rFonts w:ascii="Times New Roman" w:hAnsi="Times New Roman" w:cs="Times New Roman"/>
        </w:rPr>
        <w:t xml:space="preserve"> good fit (χ² </w:t>
      </w:r>
      <w:r w:rsidRPr="00CD1BD0">
        <w:rPr>
          <w:rFonts w:ascii="Times New Roman" w:hAnsi="Times New Roman" w:cs="Times New Roman"/>
        </w:rPr>
        <w:t>= 5.85</w:t>
      </w:r>
      <w:r w:rsidRPr="001B3AFB">
        <w:rPr>
          <w:rFonts w:ascii="Times New Roman" w:hAnsi="Times New Roman" w:cs="Times New Roman"/>
        </w:rPr>
        <w:t xml:space="preserve">, p </w:t>
      </w:r>
      <w:r w:rsidRPr="00CD1BD0">
        <w:rPr>
          <w:rFonts w:ascii="Times New Roman" w:hAnsi="Times New Roman" w:cs="Times New Roman"/>
        </w:rPr>
        <w:t>= 0.6642</w:t>
      </w:r>
      <w:r w:rsidRPr="001B3AFB">
        <w:rPr>
          <w:rFonts w:ascii="Times New Roman" w:hAnsi="Times New Roman" w:cs="Times New Roman"/>
        </w:rPr>
        <w:t>). Model discrimination was assessed using the area under the ROC curve (AUC = 0.67</w:t>
      </w:r>
      <w:r w:rsidRPr="00CD1BD0">
        <w:rPr>
          <w:rFonts w:ascii="Times New Roman" w:hAnsi="Times New Roman" w:cs="Times New Roman"/>
        </w:rPr>
        <w:t>81</w:t>
      </w:r>
      <w:r w:rsidRPr="001B3AFB">
        <w:rPr>
          <w:rFonts w:ascii="Times New Roman" w:hAnsi="Times New Roman" w:cs="Times New Roman"/>
        </w:rPr>
        <w:t xml:space="preserve">), </w:t>
      </w:r>
      <w:r w:rsidR="00A02A2E" w:rsidRPr="00CD1BD0">
        <w:rPr>
          <w:rFonts w:ascii="Times New Roman" w:hAnsi="Times New Roman" w:cs="Times New Roman"/>
        </w:rPr>
        <w:t>demonstrating</w:t>
      </w:r>
      <w:r w:rsidRPr="001B3AFB">
        <w:rPr>
          <w:rFonts w:ascii="Times New Roman" w:hAnsi="Times New Roman" w:cs="Times New Roman"/>
        </w:rPr>
        <w:t xml:space="preserve"> moderate predictive ability. Results are reported as adjusted odds ratios (</w:t>
      </w:r>
      <w:proofErr w:type="spellStart"/>
      <w:r w:rsidRPr="001B3AFB">
        <w:rPr>
          <w:rFonts w:ascii="Times New Roman" w:hAnsi="Times New Roman" w:cs="Times New Roman"/>
        </w:rPr>
        <w:t>aORs</w:t>
      </w:r>
      <w:proofErr w:type="spellEnd"/>
      <w:r w:rsidRPr="001B3AFB">
        <w:rPr>
          <w:rFonts w:ascii="Times New Roman" w:hAnsi="Times New Roman" w:cs="Times New Roman"/>
        </w:rPr>
        <w:t>) with 95% confidence intervals, with statistical significance set at p &lt; 0.05.</w:t>
      </w:r>
    </w:p>
    <w:p w14:paraId="18420F82" w14:textId="55C0A937" w:rsidR="009778C0" w:rsidRDefault="009778C0" w:rsidP="00A02A2E">
      <w:pPr>
        <w:spacing w:line="480" w:lineRule="auto"/>
        <w:jc w:val="both"/>
        <w:rPr>
          <w:ins w:id="119" w:author="Md Salek" w:date="2026-04-05T02:38:00Z" w16du:dateUtc="2026-04-04T20:38:00Z"/>
          <w:rFonts w:ascii="Times New Roman" w:hAnsi="Times New Roman" w:cs="Times New Roman"/>
          <w:b/>
          <w:bCs/>
        </w:rPr>
      </w:pPr>
      <w:ins w:id="120" w:author="Md Salek" w:date="2026-04-05T02:37:00Z" w16du:dateUtc="2026-04-04T20:37:00Z">
        <w:r w:rsidRPr="009778C0">
          <w:rPr>
            <w:rFonts w:ascii="Times New Roman" w:hAnsi="Times New Roman" w:cs="Times New Roman"/>
            <w:b/>
            <w:bCs/>
            <w:rPrChange w:id="121" w:author="Md Salek" w:date="2026-04-05T02:38:00Z" w16du:dateUtc="2026-04-04T20:38:00Z">
              <w:rPr>
                <w:rFonts w:ascii="Times New Roman" w:hAnsi="Times New Roman" w:cs="Times New Roman"/>
              </w:rPr>
            </w:rPrChange>
          </w:rPr>
          <w:t>Sensitivity Analysis</w:t>
        </w:r>
      </w:ins>
    </w:p>
    <w:p w14:paraId="4C9BD312" w14:textId="11F674D5" w:rsidR="009778C0" w:rsidRPr="009778C0" w:rsidRDefault="009778C0" w:rsidP="00A02A2E">
      <w:pPr>
        <w:spacing w:line="480" w:lineRule="auto"/>
        <w:jc w:val="both"/>
        <w:rPr>
          <w:rFonts w:ascii="Times New Roman" w:hAnsi="Times New Roman" w:cs="Times New Roman"/>
        </w:rPr>
      </w:pPr>
      <w:ins w:id="122" w:author="Md Salek" w:date="2026-04-05T02:38:00Z" w16du:dateUtc="2026-04-04T20:38:00Z">
        <w:r w:rsidRPr="00A051B6">
          <w:rPr>
            <w:rFonts w:ascii="Times New Roman" w:hAnsi="Times New Roman" w:cs="Times New Roman"/>
          </w:rPr>
          <w:t xml:space="preserve">In this study, no additional sensitivity analyses were conducted for the PHQ-9 scores, as we adhered to the standard DHS scoring protocol for defining </w:t>
        </w:r>
      </w:ins>
      <w:ins w:id="123" w:author="Md Salek" w:date="2026-04-05T03:23:00Z" w16du:dateUtc="2026-04-04T21:23:00Z">
        <w:r w:rsidR="007B7C0B">
          <w:rPr>
            <w:rFonts w:ascii="Times New Roman" w:hAnsi="Times New Roman" w:cs="Times New Roman"/>
          </w:rPr>
          <w:t>moderate-severe</w:t>
        </w:r>
      </w:ins>
      <w:ins w:id="124" w:author="Md Salek" w:date="2026-04-05T02:38:00Z" w16du:dateUtc="2026-04-04T20:38:00Z">
        <w:r w:rsidRPr="00A051B6">
          <w:rPr>
            <w:rFonts w:ascii="Times New Roman" w:hAnsi="Times New Roman" w:cs="Times New Roman"/>
          </w:rPr>
          <w:t xml:space="preserve"> depressive symptoms</w:t>
        </w:r>
        <w:r>
          <w:rPr>
            <w:rFonts w:ascii="Times New Roman" w:hAnsi="Times New Roman" w:cs="Times New Roman"/>
          </w:rPr>
          <w:t xml:space="preserve"> </w:t>
        </w:r>
      </w:ins>
      <w:sdt>
        <w:sdtPr>
          <w:rPr>
            <w:rFonts w:ascii="Times New Roman" w:hAnsi="Times New Roman" w:cs="Times New Roman"/>
            <w:color w:val="000000"/>
          </w:rPr>
          <w:tag w:val="MENDELEY_CITATION_v3_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"/>
          <w:id w:val="1080941857"/>
          <w:placeholder>
            <w:docPart w:val="DefaultPlaceholder_-1854013440"/>
          </w:placeholder>
        </w:sdtPr>
        <w:sdtContent>
          <w:r w:rsidR="001F5262" w:rsidRPr="001F5262">
            <w:rPr>
              <w:rFonts w:ascii="Times New Roman" w:hAnsi="Times New Roman" w:cs="Times New Roman"/>
              <w:color w:val="000000"/>
            </w:rPr>
            <w:t>(DHS Program, 2023)</w:t>
          </w:r>
        </w:sdtContent>
      </w:sdt>
      <w:ins w:id="125" w:author="Md Salek" w:date="2026-04-05T02:38:00Z" w16du:dateUtc="2026-04-04T20:38:00Z">
        <w:r w:rsidRPr="00A051B6">
          <w:rPr>
            <w:rFonts w:ascii="Times New Roman" w:hAnsi="Times New Roman" w:cs="Times New Roman"/>
          </w:rPr>
          <w:t xml:space="preserve">. </w:t>
        </w:r>
      </w:ins>
    </w:p>
    <w:p w14:paraId="3DF284DD" w14:textId="77777777" w:rsidR="005463B1" w:rsidRPr="001B3AFB" w:rsidRDefault="005463B1" w:rsidP="005463B1">
      <w:pPr>
        <w:rPr>
          <w:rFonts w:ascii="Times New Roman" w:hAnsi="Times New Roman" w:cs="Times New Roman"/>
          <w:b/>
          <w:bCs/>
        </w:rPr>
      </w:pPr>
      <w:r w:rsidRPr="001B3AFB">
        <w:rPr>
          <w:rFonts w:ascii="Times New Roman" w:hAnsi="Times New Roman" w:cs="Times New Roman"/>
          <w:b/>
          <w:bCs/>
        </w:rPr>
        <w:lastRenderedPageBreak/>
        <w:t>Ethical considerations</w:t>
      </w:r>
    </w:p>
    <w:p w14:paraId="232BD346" w14:textId="77777777" w:rsidR="00A02A2E" w:rsidRPr="00CD1BD0" w:rsidRDefault="005463B1" w:rsidP="00A02A2E">
      <w:pPr>
        <w:spacing w:line="480" w:lineRule="auto"/>
        <w:jc w:val="both"/>
        <w:rPr>
          <w:rFonts w:ascii="Times New Roman" w:hAnsi="Times New Roman" w:cs="Times New Roman"/>
        </w:rPr>
      </w:pPr>
      <w:r w:rsidRPr="001B3AFB">
        <w:rPr>
          <w:rFonts w:ascii="Times New Roman" w:hAnsi="Times New Roman" w:cs="Times New Roman"/>
        </w:rPr>
        <w:t xml:space="preserve">The LDHS protocol </w:t>
      </w:r>
      <w:r w:rsidR="00A02A2E" w:rsidRPr="00CD1BD0">
        <w:rPr>
          <w:rFonts w:ascii="Times New Roman" w:hAnsi="Times New Roman" w:cs="Times New Roman"/>
        </w:rPr>
        <w:t>acknowledged</w:t>
      </w:r>
      <w:r w:rsidRPr="001B3AFB">
        <w:rPr>
          <w:rFonts w:ascii="Times New Roman" w:hAnsi="Times New Roman" w:cs="Times New Roman"/>
        </w:rPr>
        <w:t xml:space="preserve"> ethical approval from relevant ethics committees in Lesotho and the ICF Institutional Review Board. Written informed consent was obtained from all participants. This study used anonymized, publicly available DHS data with permission from the DHS Program.</w:t>
      </w:r>
      <w:r w:rsidR="00A02A2E" w:rsidRPr="00CD1BD0">
        <w:rPr>
          <w:rFonts w:ascii="Times New Roman" w:hAnsi="Times New Roman" w:cs="Times New Roman"/>
        </w:rPr>
        <w:t xml:space="preserve"> However, details available at </w:t>
      </w:r>
      <w:hyperlink r:id="rId10" w:history="1">
        <w:r w:rsidR="00A02A2E" w:rsidRPr="00CD1BD0">
          <w:rPr>
            <w:rStyle w:val="Hyperlink"/>
            <w:rFonts w:ascii="Times New Roman" w:hAnsi="Times New Roman" w:cs="Times New Roman"/>
          </w:rPr>
          <w:t>at https://dhsprogram.com/Methodology/Protecting-the-Privacy-of-DHS-Survey-Respondents.cfm</w:t>
        </w:r>
      </w:hyperlink>
      <w:r w:rsidR="00A02A2E" w:rsidRPr="00CD1BD0">
        <w:rPr>
          <w:rFonts w:ascii="Times New Roman" w:hAnsi="Times New Roman" w:cs="Times New Roman"/>
        </w:rPr>
        <w:t xml:space="preserve"> .</w:t>
      </w:r>
    </w:p>
    <w:p w14:paraId="7A192F26" w14:textId="39ABF619" w:rsidR="00A02A2E" w:rsidRPr="00CD1BD0" w:rsidRDefault="00A02A2E" w:rsidP="00A02A2E">
      <w:pPr>
        <w:spacing w:line="480" w:lineRule="auto"/>
        <w:jc w:val="both"/>
        <w:rPr>
          <w:rFonts w:ascii="Times New Roman" w:hAnsi="Times New Roman" w:cs="Times New Roman"/>
          <w:b/>
          <w:bCs/>
        </w:rPr>
      </w:pPr>
      <w:r w:rsidRPr="00CD1BD0">
        <w:rPr>
          <w:rFonts w:ascii="Times New Roman" w:hAnsi="Times New Roman" w:cs="Times New Roman"/>
          <w:b/>
          <w:bCs/>
        </w:rPr>
        <w:t>Results</w:t>
      </w:r>
    </w:p>
    <w:p w14:paraId="44A52FB1" w14:textId="2FF9E145" w:rsidR="00A02A2E" w:rsidRPr="00CD1BD0" w:rsidRDefault="00A02A2E" w:rsidP="00A02A2E">
      <w:pPr>
        <w:spacing w:line="480" w:lineRule="auto"/>
        <w:jc w:val="both"/>
        <w:rPr>
          <w:rFonts w:ascii="Times New Roman" w:hAnsi="Times New Roman" w:cs="Times New Roman"/>
        </w:rPr>
      </w:pPr>
      <w:r w:rsidRPr="00CD1BD0">
        <w:rPr>
          <w:rFonts w:ascii="Times New Roman" w:hAnsi="Times New Roman" w:cs="Times New Roman"/>
        </w:rPr>
        <w:t>The prevalence of depression was 7.4% (95% CI: 6.3-8.7). On place of residence, just over half (54.98%) respondents reported the rural (95% CI: 51.47-58.45) and 45.02% reported the urban area (95% CI: 41.55-48.53). The small overlap between the confidence limits implies that more rural participants are represented in the study population though, to establish the statistical significance of the difference, this would have to be tested. The confidence intervals of the two categories of depression and non-depression are complementary as expected, and it proves that depression is a minor yet non-trivial burden to the population health</w:t>
      </w:r>
      <w:r w:rsidR="0059136C" w:rsidRPr="00CD1BD0">
        <w:rPr>
          <w:rFonts w:ascii="Times New Roman" w:hAnsi="Times New Roman" w:cs="Times New Roman"/>
        </w:rPr>
        <w:t xml:space="preserve"> [</w:t>
      </w:r>
      <w:r w:rsidR="00395BC4" w:rsidRPr="00395BC4">
        <w:rPr>
          <w:rFonts w:ascii="Times New Roman" w:hAnsi="Times New Roman" w:cs="Times New Roman"/>
          <w:b/>
          <w:bCs/>
        </w:rPr>
        <w:fldChar w:fldCharType="begin"/>
      </w:r>
      <w:r w:rsidR="00395BC4" w:rsidRPr="00395BC4">
        <w:rPr>
          <w:rFonts w:ascii="Times New Roman" w:hAnsi="Times New Roman" w:cs="Times New Roman"/>
        </w:rPr>
        <w:instrText xml:space="preserve"> REF _Ref219312117 \h </w:instrText>
      </w:r>
      <w:r w:rsidR="00395BC4" w:rsidRPr="00395BC4">
        <w:rPr>
          <w:rFonts w:ascii="Times New Roman" w:hAnsi="Times New Roman" w:cs="Times New Roman"/>
          <w:b/>
          <w:bCs/>
        </w:rPr>
        <w:instrText xml:space="preserve"> \* MERGEFORMAT </w:instrText>
      </w:r>
      <w:r w:rsidR="00395BC4" w:rsidRPr="00395BC4">
        <w:rPr>
          <w:rFonts w:ascii="Times New Roman" w:hAnsi="Times New Roman" w:cs="Times New Roman"/>
          <w:b/>
          <w:bCs/>
        </w:rPr>
      </w:r>
      <w:r w:rsidR="00395BC4" w:rsidRPr="00395BC4">
        <w:rPr>
          <w:rFonts w:ascii="Times New Roman" w:hAnsi="Times New Roman" w:cs="Times New Roman"/>
          <w:b/>
          <w:bCs/>
        </w:rPr>
        <w:fldChar w:fldCharType="separate"/>
      </w:r>
      <w:r w:rsidR="00395BC4" w:rsidRPr="00395BC4">
        <w:rPr>
          <w:rFonts w:ascii="Times New Roman" w:hAnsi="Times New Roman" w:cs="Times New Roman"/>
          <w:b/>
          <w:bCs/>
        </w:rPr>
        <w:t xml:space="preserve">Figure </w:t>
      </w:r>
      <w:r w:rsidR="00395BC4" w:rsidRPr="00395BC4">
        <w:rPr>
          <w:rFonts w:ascii="Times New Roman" w:hAnsi="Times New Roman" w:cs="Times New Roman"/>
          <w:b/>
          <w:bCs/>
          <w:noProof/>
        </w:rPr>
        <w:t>2</w:t>
      </w:r>
      <w:r w:rsidR="00395BC4" w:rsidRPr="00395BC4">
        <w:rPr>
          <w:rFonts w:ascii="Times New Roman" w:hAnsi="Times New Roman" w:cs="Times New Roman"/>
          <w:b/>
          <w:bCs/>
        </w:rPr>
        <w:fldChar w:fldCharType="end"/>
      </w:r>
      <w:r w:rsidR="00395BC4" w:rsidRPr="00395BC4">
        <w:rPr>
          <w:rFonts w:ascii="Times New Roman" w:hAnsi="Times New Roman" w:cs="Times New Roman"/>
          <w:b/>
          <w:bCs/>
        </w:rPr>
        <w:t>,</w:t>
      </w:r>
      <w:r w:rsidR="00395BC4" w:rsidRPr="00395BC4">
        <w:rPr>
          <w:rFonts w:ascii="Times New Roman" w:hAnsi="Times New Roman" w:cs="Times New Roman"/>
          <w:b/>
          <w:bCs/>
        </w:rPr>
        <w:fldChar w:fldCharType="begin"/>
      </w:r>
      <w:r w:rsidR="00395BC4" w:rsidRPr="00395BC4">
        <w:rPr>
          <w:rFonts w:ascii="Times New Roman" w:hAnsi="Times New Roman" w:cs="Times New Roman"/>
          <w:b/>
          <w:bCs/>
        </w:rPr>
        <w:instrText xml:space="preserve"> REF _Ref219312120 \h  \* MERGEFORMAT </w:instrText>
      </w:r>
      <w:r w:rsidR="00395BC4" w:rsidRPr="00395BC4">
        <w:rPr>
          <w:rFonts w:ascii="Times New Roman" w:hAnsi="Times New Roman" w:cs="Times New Roman"/>
          <w:b/>
          <w:bCs/>
        </w:rPr>
      </w:r>
      <w:r w:rsidR="00395BC4" w:rsidRPr="00395BC4">
        <w:rPr>
          <w:rFonts w:ascii="Times New Roman" w:hAnsi="Times New Roman" w:cs="Times New Roman"/>
          <w:b/>
          <w:bCs/>
        </w:rPr>
        <w:fldChar w:fldCharType="separate"/>
      </w:r>
      <w:r w:rsidR="00395BC4" w:rsidRPr="00395BC4">
        <w:rPr>
          <w:rFonts w:ascii="Times New Roman" w:hAnsi="Times New Roman" w:cs="Times New Roman"/>
          <w:b/>
          <w:bCs/>
        </w:rPr>
        <w:t xml:space="preserve">Figure </w:t>
      </w:r>
      <w:r w:rsidR="00395BC4" w:rsidRPr="00395BC4">
        <w:rPr>
          <w:rFonts w:ascii="Times New Roman" w:hAnsi="Times New Roman" w:cs="Times New Roman"/>
          <w:b/>
          <w:bCs/>
          <w:noProof/>
        </w:rPr>
        <w:t>3</w:t>
      </w:r>
      <w:r w:rsidR="00395BC4" w:rsidRPr="00395BC4">
        <w:rPr>
          <w:rFonts w:ascii="Times New Roman" w:hAnsi="Times New Roman" w:cs="Times New Roman"/>
          <w:b/>
          <w:bCs/>
        </w:rPr>
        <w:fldChar w:fldCharType="end"/>
      </w:r>
      <w:r w:rsidR="0059136C" w:rsidRPr="00CD1BD0">
        <w:rPr>
          <w:rFonts w:ascii="Times New Roman" w:hAnsi="Times New Roman" w:cs="Times New Roman"/>
        </w:rPr>
        <w:t>]</w:t>
      </w:r>
      <w:r w:rsidRPr="00CD1BD0">
        <w:rPr>
          <w:rFonts w:ascii="Times New Roman" w:hAnsi="Times New Roman" w:cs="Times New Roman"/>
        </w:rPr>
        <w:t>.</w:t>
      </w:r>
    </w:p>
    <w:p w14:paraId="0D234B36" w14:textId="0738D34D" w:rsidR="0059136C" w:rsidRPr="00CD1BD0" w:rsidRDefault="0059136C" w:rsidP="0059136C">
      <w:pPr>
        <w:spacing w:line="480" w:lineRule="auto"/>
        <w:jc w:val="center"/>
        <w:rPr>
          <w:rFonts w:ascii="Times New Roman" w:hAnsi="Times New Roman" w:cs="Times New Roman"/>
        </w:rPr>
      </w:pPr>
      <w:r w:rsidRPr="00CD1BD0">
        <w:rPr>
          <w:rFonts w:ascii="Times New Roman" w:hAnsi="Times New Roman" w:cs="Times New Roman"/>
        </w:rPr>
        <w:t>[</w:t>
      </w:r>
      <w:r w:rsidRPr="00CD1BD0">
        <w:rPr>
          <w:rFonts w:ascii="Times New Roman" w:hAnsi="Times New Roman" w:cs="Times New Roman"/>
          <w:b/>
          <w:bCs/>
        </w:rPr>
        <w:t>Insert Figure 2 and Figure 3 Here</w:t>
      </w:r>
      <w:r w:rsidRPr="00CD1BD0">
        <w:rPr>
          <w:rFonts w:ascii="Times New Roman" w:hAnsi="Times New Roman" w:cs="Times New Roman"/>
        </w:rPr>
        <w:t>]</w:t>
      </w:r>
    </w:p>
    <w:p w14:paraId="1E1D2AF2" w14:textId="3238C242" w:rsidR="0059136C" w:rsidRPr="00CD1BD0" w:rsidRDefault="00A02A2E" w:rsidP="00A02A2E">
      <w:pPr>
        <w:spacing w:line="480" w:lineRule="auto"/>
        <w:jc w:val="both"/>
        <w:rPr>
          <w:rFonts w:ascii="Times New Roman" w:hAnsi="Times New Roman" w:cs="Times New Roman"/>
        </w:rPr>
      </w:pPr>
      <w:r w:rsidRPr="00CD1BD0">
        <w:rPr>
          <w:rFonts w:ascii="Times New Roman" w:hAnsi="Times New Roman" w:cs="Times New Roman"/>
        </w:rPr>
        <w:t xml:space="preserve"> The pr</w:t>
      </w:r>
      <w:r w:rsidR="0059136C" w:rsidRPr="00CD1BD0">
        <w:rPr>
          <w:rFonts w:ascii="Times New Roman" w:hAnsi="Times New Roman" w:cs="Times New Roman"/>
        </w:rPr>
        <w:t>evalence</w:t>
      </w:r>
      <w:r w:rsidRPr="00CD1BD0">
        <w:rPr>
          <w:rFonts w:ascii="Times New Roman" w:hAnsi="Times New Roman" w:cs="Times New Roman"/>
        </w:rPr>
        <w:t xml:space="preserve"> of the rural population in the study population was 54.98</w:t>
      </w:r>
      <w:r w:rsidR="0059136C" w:rsidRPr="00CD1BD0">
        <w:rPr>
          <w:rFonts w:ascii="Times New Roman" w:hAnsi="Times New Roman" w:cs="Times New Roman"/>
        </w:rPr>
        <w:t>%</w:t>
      </w:r>
      <w:r w:rsidRPr="00CD1BD0">
        <w:rPr>
          <w:rFonts w:ascii="Times New Roman" w:hAnsi="Times New Roman" w:cs="Times New Roman"/>
        </w:rPr>
        <w:t xml:space="preserve"> (95% CI: 51.47</w:t>
      </w:r>
      <w:ins w:id="126" w:author="Md Salek" w:date="2026-04-05T00:42:00Z" w16du:dateUtc="2026-04-04T18:42:00Z">
        <w:r w:rsidR="008F5A74">
          <w:rPr>
            <w:rFonts w:ascii="Times New Roman" w:hAnsi="Times New Roman" w:cs="Times New Roman"/>
          </w:rPr>
          <w:t>-</w:t>
        </w:r>
      </w:ins>
      <w:r w:rsidRPr="00CD1BD0">
        <w:rPr>
          <w:rFonts w:ascii="Times New Roman" w:hAnsi="Times New Roman" w:cs="Times New Roman"/>
        </w:rPr>
        <w:t>58.45) and that of the urban population was 45.02</w:t>
      </w:r>
      <w:r w:rsidR="0059136C" w:rsidRPr="00CD1BD0">
        <w:rPr>
          <w:rFonts w:ascii="Times New Roman" w:hAnsi="Times New Roman" w:cs="Times New Roman"/>
        </w:rPr>
        <w:t>%</w:t>
      </w:r>
      <w:r w:rsidRPr="00CD1BD0">
        <w:rPr>
          <w:rFonts w:ascii="Times New Roman" w:hAnsi="Times New Roman" w:cs="Times New Roman"/>
        </w:rPr>
        <w:t xml:space="preserve"> (95% CI: 41.55</w:t>
      </w:r>
      <w:ins w:id="127" w:author="Md Salek" w:date="2026-04-05T00:42:00Z" w16du:dateUtc="2026-04-04T18:42:00Z">
        <w:r w:rsidR="008F5A74">
          <w:rPr>
            <w:rFonts w:ascii="Times New Roman" w:hAnsi="Times New Roman" w:cs="Times New Roman"/>
          </w:rPr>
          <w:t>-</w:t>
        </w:r>
      </w:ins>
      <w:r w:rsidRPr="00CD1BD0">
        <w:rPr>
          <w:rFonts w:ascii="Times New Roman" w:hAnsi="Times New Roman" w:cs="Times New Roman"/>
        </w:rPr>
        <w:t>48.53). The fact that the CIs are mainly non-overlapping implies that the percentage of rural members might be higher than that of urban people, yet it is necessary to test whether the difference is significant. The depression prevalence was 7.40% (95% CI: 6.26</w:t>
      </w:r>
      <w:ins w:id="128" w:author="Md Salek" w:date="2026-04-05T00:42:00Z" w16du:dateUtc="2026-04-04T18:42:00Z">
        <w:r w:rsidR="008F5A74">
          <w:rPr>
            <w:rFonts w:ascii="Times New Roman" w:hAnsi="Times New Roman" w:cs="Times New Roman"/>
          </w:rPr>
          <w:t>-</w:t>
        </w:r>
      </w:ins>
      <w:r w:rsidRPr="00CD1BD0">
        <w:rPr>
          <w:rFonts w:ascii="Times New Roman" w:hAnsi="Times New Roman" w:cs="Times New Roman"/>
        </w:rPr>
        <w:t>8.74) meaning it is possible to suggest that depression can be experienced by 6-9% of the target population. On the other hand, 92.60% respondents were not depressed (95%</w:t>
      </w:r>
      <w:ins w:id="129" w:author="Md Salek" w:date="2026-04-05T17:54:00Z" w16du:dateUtc="2026-04-05T11:54:00Z">
        <w:r w:rsidR="00D6268D">
          <w:rPr>
            <w:rFonts w:ascii="Times New Roman" w:hAnsi="Times New Roman" w:cs="Times New Roman"/>
          </w:rPr>
          <w:t xml:space="preserve"> </w:t>
        </w:r>
      </w:ins>
      <w:r w:rsidRPr="00CD1BD0">
        <w:rPr>
          <w:rFonts w:ascii="Times New Roman" w:hAnsi="Times New Roman" w:cs="Times New Roman"/>
        </w:rPr>
        <w:t>CI: 91.26</w:t>
      </w:r>
      <w:ins w:id="130" w:author="Md Salek" w:date="2026-04-05T00:42:00Z" w16du:dateUtc="2026-04-04T18:42:00Z">
        <w:r w:rsidR="008F5A74">
          <w:rPr>
            <w:rFonts w:ascii="Times New Roman" w:hAnsi="Times New Roman" w:cs="Times New Roman"/>
          </w:rPr>
          <w:t>-</w:t>
        </w:r>
      </w:ins>
      <w:del w:id="131" w:author="Md Salek" w:date="2026-04-05T00:42:00Z" w16du:dateUtc="2026-04-04T18:42:00Z">
        <w:r w:rsidRPr="00CD1BD0" w:rsidDel="008F5A74">
          <w:rPr>
            <w:rFonts w:ascii="Times New Roman" w:hAnsi="Times New Roman" w:cs="Times New Roman"/>
          </w:rPr>
          <w:delText xml:space="preserve"> </w:delText>
        </w:r>
      </w:del>
      <w:r w:rsidRPr="00CD1BD0">
        <w:rPr>
          <w:rFonts w:ascii="Times New Roman" w:hAnsi="Times New Roman" w:cs="Times New Roman"/>
        </w:rPr>
        <w:t xml:space="preserve">93.74), which is an accurate estimate since the percentage in this group </w:t>
      </w:r>
      <w:r w:rsidRPr="00CD1BD0">
        <w:rPr>
          <w:rFonts w:ascii="Times New Roman" w:hAnsi="Times New Roman" w:cs="Times New Roman"/>
        </w:rPr>
        <w:lastRenderedPageBreak/>
        <w:t>was large. All in all, these results suggest that the prevalence of depression is lower than in the majority of the population, and rural inhabitants are a slightly higher proportion of the study sample</w:t>
      </w:r>
      <w:r w:rsidR="0059136C" w:rsidRPr="00CD1BD0">
        <w:rPr>
          <w:rFonts w:ascii="Times New Roman" w:hAnsi="Times New Roman" w:cs="Times New Roman"/>
        </w:rPr>
        <w:t xml:space="preserve"> [</w:t>
      </w:r>
      <w:r w:rsidR="00395BC4" w:rsidRPr="00395BC4">
        <w:rPr>
          <w:rFonts w:ascii="Times New Roman" w:hAnsi="Times New Roman" w:cs="Times New Roman"/>
          <w:b/>
          <w:bCs/>
        </w:rPr>
        <w:fldChar w:fldCharType="begin"/>
      </w:r>
      <w:r w:rsidR="00395BC4" w:rsidRPr="00395BC4">
        <w:rPr>
          <w:rFonts w:ascii="Times New Roman" w:hAnsi="Times New Roman" w:cs="Times New Roman"/>
        </w:rPr>
        <w:instrText xml:space="preserve"> REF _Ref219312101 \h </w:instrText>
      </w:r>
      <w:r w:rsidR="00395BC4" w:rsidRPr="00395BC4">
        <w:rPr>
          <w:rFonts w:ascii="Times New Roman" w:hAnsi="Times New Roman" w:cs="Times New Roman"/>
          <w:b/>
          <w:bCs/>
        </w:rPr>
        <w:instrText xml:space="preserve"> \* MERGEFORMAT </w:instrText>
      </w:r>
      <w:r w:rsidR="00395BC4" w:rsidRPr="00395BC4">
        <w:rPr>
          <w:rFonts w:ascii="Times New Roman" w:hAnsi="Times New Roman" w:cs="Times New Roman"/>
          <w:b/>
          <w:bCs/>
        </w:rPr>
      </w:r>
      <w:r w:rsidR="00395BC4" w:rsidRPr="00395BC4">
        <w:rPr>
          <w:rFonts w:ascii="Times New Roman" w:hAnsi="Times New Roman" w:cs="Times New Roman"/>
          <w:b/>
          <w:bCs/>
        </w:rPr>
        <w:fldChar w:fldCharType="separate"/>
      </w:r>
      <w:r w:rsidR="00395BC4" w:rsidRPr="00395BC4">
        <w:rPr>
          <w:rFonts w:ascii="Times New Roman" w:hAnsi="Times New Roman" w:cs="Times New Roman"/>
          <w:b/>
          <w:bCs/>
        </w:rPr>
        <w:t xml:space="preserve">Figure </w:t>
      </w:r>
      <w:r w:rsidR="00395BC4" w:rsidRPr="00395BC4">
        <w:rPr>
          <w:rFonts w:ascii="Times New Roman" w:hAnsi="Times New Roman" w:cs="Times New Roman"/>
          <w:b/>
          <w:bCs/>
          <w:noProof/>
        </w:rPr>
        <w:t>4</w:t>
      </w:r>
      <w:r w:rsidR="00395BC4" w:rsidRPr="00395BC4">
        <w:rPr>
          <w:rFonts w:ascii="Times New Roman" w:hAnsi="Times New Roman" w:cs="Times New Roman"/>
          <w:b/>
          <w:bCs/>
        </w:rPr>
        <w:fldChar w:fldCharType="end"/>
      </w:r>
      <w:r w:rsidR="0059136C" w:rsidRPr="00CD1BD0">
        <w:rPr>
          <w:rFonts w:ascii="Times New Roman" w:hAnsi="Times New Roman" w:cs="Times New Roman"/>
        </w:rPr>
        <w:t>]</w:t>
      </w:r>
      <w:r w:rsidRPr="00CD1BD0">
        <w:rPr>
          <w:rFonts w:ascii="Times New Roman" w:hAnsi="Times New Roman" w:cs="Times New Roman"/>
        </w:rPr>
        <w:t xml:space="preserve">. </w:t>
      </w:r>
    </w:p>
    <w:p w14:paraId="45C1E89E" w14:textId="441790A0" w:rsidR="0059136C" w:rsidRPr="00CD1BD0" w:rsidRDefault="0059136C" w:rsidP="0059136C">
      <w:pPr>
        <w:spacing w:line="480" w:lineRule="auto"/>
        <w:jc w:val="center"/>
        <w:rPr>
          <w:rFonts w:ascii="Times New Roman" w:hAnsi="Times New Roman" w:cs="Times New Roman"/>
        </w:rPr>
      </w:pPr>
      <w:r w:rsidRPr="00CD1BD0">
        <w:rPr>
          <w:rFonts w:ascii="Times New Roman" w:hAnsi="Times New Roman" w:cs="Times New Roman"/>
        </w:rPr>
        <w:t>[</w:t>
      </w:r>
      <w:r w:rsidRPr="00CD1BD0">
        <w:rPr>
          <w:rFonts w:ascii="Times New Roman" w:hAnsi="Times New Roman" w:cs="Times New Roman"/>
          <w:b/>
          <w:bCs/>
        </w:rPr>
        <w:t>Insert Figure 4 Here</w:t>
      </w:r>
      <w:r w:rsidRPr="00CD1BD0">
        <w:rPr>
          <w:rFonts w:ascii="Times New Roman" w:hAnsi="Times New Roman" w:cs="Times New Roman"/>
        </w:rPr>
        <w:t>]</w:t>
      </w:r>
    </w:p>
    <w:p w14:paraId="345D98F2" w14:textId="1F385A4A" w:rsidR="00D6359D" w:rsidRPr="00A051B6" w:rsidRDefault="00D6359D" w:rsidP="00D6359D">
      <w:pPr>
        <w:spacing w:line="480" w:lineRule="auto"/>
        <w:jc w:val="both"/>
        <w:rPr>
          <w:ins w:id="132" w:author="Md Salek" w:date="2026-04-05T03:34:00Z" w16du:dateUtc="2026-04-04T21:34:00Z"/>
          <w:rFonts w:ascii="Times New Roman" w:hAnsi="Times New Roman" w:cs="Times New Roman"/>
        </w:rPr>
      </w:pPr>
      <w:ins w:id="133" w:author="Md Salek" w:date="2026-04-05T03:34:00Z" w16du:dateUtc="2026-04-04T21:34:00Z">
        <w:r w:rsidRPr="00A051B6">
          <w:rPr>
            <w:rFonts w:ascii="Times New Roman" w:hAnsi="Times New Roman" w:cs="Times New Roman"/>
          </w:rPr>
          <w:t xml:space="preserve">On the whole, depressive symptoms were observed only in a few </w:t>
        </w:r>
        <w:r>
          <w:rPr>
            <w:rFonts w:ascii="Times New Roman" w:hAnsi="Times New Roman" w:cs="Times New Roman"/>
          </w:rPr>
          <w:t>prevalences</w:t>
        </w:r>
        <w:r w:rsidRPr="00A051B6">
          <w:rPr>
            <w:rFonts w:ascii="Times New Roman" w:hAnsi="Times New Roman" w:cs="Times New Roman"/>
          </w:rPr>
          <w:t xml:space="preserve"> of women. </w:t>
        </w:r>
        <w:r>
          <w:rPr>
            <w:rFonts w:ascii="Times New Roman" w:hAnsi="Times New Roman" w:cs="Times New Roman"/>
          </w:rPr>
          <w:t xml:space="preserve">Particularly, </w:t>
        </w:r>
        <w:r w:rsidRPr="00A051B6">
          <w:rPr>
            <w:rFonts w:ascii="Times New Roman" w:hAnsi="Times New Roman" w:cs="Times New Roman"/>
          </w:rPr>
          <w:t>higher among women in the age groups of 15-19 years, 25-29 years, and 35-39 years. On the other hand, early reproductive such as early fertility, early onset of sexual activity, and early cohabitation were associated with relatively high levels of depressive symptoms.</w:t>
        </w:r>
        <w:r>
          <w:rPr>
            <w:rFonts w:ascii="Times New Roman" w:hAnsi="Times New Roman" w:cs="Times New Roman"/>
          </w:rPr>
          <w:t xml:space="preserve"> </w:t>
        </w:r>
        <w:r w:rsidRPr="00A051B6">
          <w:rPr>
            <w:rFonts w:ascii="Times New Roman" w:hAnsi="Times New Roman" w:cs="Times New Roman"/>
          </w:rPr>
          <w:t xml:space="preserve">The variations due to socioeconomic status were relatively low, with women having lower education levels and being unemployed displaying relatively high prevalence. In relation to health determinants, </w:t>
        </w:r>
        <w:r>
          <w:rPr>
            <w:rFonts w:ascii="Times New Roman" w:hAnsi="Times New Roman" w:cs="Times New Roman"/>
          </w:rPr>
          <w:t>limited</w:t>
        </w:r>
        <w:r w:rsidRPr="00A051B6">
          <w:rPr>
            <w:rFonts w:ascii="Times New Roman" w:hAnsi="Times New Roman" w:cs="Times New Roman"/>
          </w:rPr>
          <w:t xml:space="preserve"> variation was noted apart from women who had relatively fewer antenatal visits and women with high parity having a higher pr</w:t>
        </w:r>
        <w:r>
          <w:rPr>
            <w:rFonts w:ascii="Times New Roman" w:hAnsi="Times New Roman" w:cs="Times New Roman"/>
          </w:rPr>
          <w:t>evalence</w:t>
        </w:r>
        <w:r w:rsidRPr="00A051B6">
          <w:rPr>
            <w:rFonts w:ascii="Times New Roman" w:hAnsi="Times New Roman" w:cs="Times New Roman"/>
          </w:rPr>
          <w:t xml:space="preserve"> of depressive symptoms. Women who lacked decision-making power and those from urban centers had relatively high depression levels. The variations by district were also significant</w:t>
        </w:r>
      </w:ins>
    </w:p>
    <w:p w14:paraId="632E1FCF" w14:textId="05B32217" w:rsidR="0059136C" w:rsidRPr="00CD1BD0" w:rsidRDefault="00A02A2E" w:rsidP="00A02A2E">
      <w:pPr>
        <w:spacing w:line="480" w:lineRule="auto"/>
        <w:jc w:val="both"/>
        <w:rPr>
          <w:rFonts w:ascii="Times New Roman" w:hAnsi="Times New Roman" w:cs="Times New Roman"/>
        </w:rPr>
      </w:pPr>
      <w:del w:id="134" w:author="Md Salek" w:date="2026-04-05T03:34:00Z" w16du:dateUtc="2026-04-04T21:34:00Z">
        <w:r w:rsidRPr="00CD1BD0" w:rsidDel="00D6359D">
          <w:rPr>
            <w:rFonts w:ascii="Times New Roman" w:hAnsi="Times New Roman" w:cs="Times New Roman"/>
          </w:rPr>
          <w:delText xml:space="preserve">All age groups </w:delText>
        </w:r>
        <w:r w:rsidR="0059136C" w:rsidRPr="00CD1BD0" w:rsidDel="00D6359D">
          <w:rPr>
            <w:rFonts w:ascii="Times New Roman" w:hAnsi="Times New Roman" w:cs="Times New Roman"/>
          </w:rPr>
          <w:delText>showed</w:delText>
        </w:r>
        <w:r w:rsidRPr="00CD1BD0" w:rsidDel="00D6359D">
          <w:rPr>
            <w:rFonts w:ascii="Times New Roman" w:hAnsi="Times New Roman" w:cs="Times New Roman"/>
          </w:rPr>
          <w:delText xml:space="preserve"> depressive symptoms, with a relative overrepresentation of women aged between 15</w:delText>
        </w:r>
        <w:r w:rsidR="0059136C" w:rsidRPr="00CD1BD0" w:rsidDel="00D6359D">
          <w:rPr>
            <w:rFonts w:ascii="Times New Roman" w:hAnsi="Times New Roman" w:cs="Times New Roman"/>
          </w:rPr>
          <w:delText>-</w:delText>
        </w:r>
        <w:r w:rsidRPr="00CD1BD0" w:rsidDel="00D6359D">
          <w:rPr>
            <w:rFonts w:ascii="Times New Roman" w:hAnsi="Times New Roman" w:cs="Times New Roman"/>
          </w:rPr>
          <w:delText>19, 25</w:delText>
        </w:r>
        <w:r w:rsidR="0059136C" w:rsidRPr="00CD1BD0" w:rsidDel="00D6359D">
          <w:rPr>
            <w:rFonts w:ascii="Times New Roman" w:hAnsi="Times New Roman" w:cs="Times New Roman"/>
          </w:rPr>
          <w:delText>-</w:delText>
        </w:r>
        <w:r w:rsidRPr="00CD1BD0" w:rsidDel="00D6359D">
          <w:rPr>
            <w:rFonts w:ascii="Times New Roman" w:hAnsi="Times New Roman" w:cs="Times New Roman"/>
          </w:rPr>
          <w:delText>29, and 35</w:delText>
        </w:r>
        <w:r w:rsidR="0059136C" w:rsidRPr="00CD1BD0" w:rsidDel="00D6359D">
          <w:rPr>
            <w:rFonts w:ascii="Times New Roman" w:hAnsi="Times New Roman" w:cs="Times New Roman"/>
          </w:rPr>
          <w:delText>-</w:delText>
        </w:r>
        <w:r w:rsidRPr="00CD1BD0" w:rsidDel="00D6359D">
          <w:rPr>
            <w:rFonts w:ascii="Times New Roman" w:hAnsi="Times New Roman" w:cs="Times New Roman"/>
          </w:rPr>
          <w:delText xml:space="preserve">39 years, although confidence intervals were overlapping, and therefore, there was no evident age gradient at the descriptive level. Women who had early life experiences, such as younger age at first birth, young age at sexual debut (&lt; 18 years) and young age at cohabitation were found to have more depressive symptoms, which is consistently higher than their counterparts, indicating greater vulnerability of women who were exposed to early reproductive and marriage events. Equally, women who reported pressure to become pregnant, a history of pregnancy loss, and a large household size had a higher prevalence of depressive symptoms, which indicates the possibility of the involvement of psychosocial and reproductive </w:delText>
        </w:r>
        <w:r w:rsidRPr="00CD1BD0" w:rsidDel="00D6359D">
          <w:rPr>
            <w:rFonts w:ascii="Times New Roman" w:hAnsi="Times New Roman" w:cs="Times New Roman"/>
          </w:rPr>
          <w:lastRenderedPageBreak/>
          <w:delText xml:space="preserve">stressors. Patterns of socioeconomic mixture were heterogeneous. Women with lower education levels, poor households, and women who were not employed at all had slightly higher rates of depressive symptoms, although similarities in the confidence interval indicate slight variations. It is worth noting that women living in urban regions showed greater incidences of depressive symptoms as compared to those in rural regions, which showed potential influences of the context or the environment. There was also little variance in relation to health-related factors: depressive symptoms were slightly more in women having received insufficient antenatal care, and greater parity and multiple pregnancies, whereas preterm birth and current pregnancy status were not significantly different. The use of media and internet exposure did not exhibit high levels of descriptive differences. Depressive symptoms were heterogeneous over the districts such that Maseru, Leribe, and Berea </w:delText>
        </w:r>
        <w:r w:rsidR="0059136C" w:rsidRPr="00CD1BD0" w:rsidDel="00D6359D">
          <w:rPr>
            <w:rFonts w:ascii="Times New Roman" w:hAnsi="Times New Roman" w:cs="Times New Roman"/>
          </w:rPr>
          <w:delText>showed</w:delText>
        </w:r>
        <w:r w:rsidRPr="00CD1BD0" w:rsidDel="00D6359D">
          <w:rPr>
            <w:rFonts w:ascii="Times New Roman" w:hAnsi="Times New Roman" w:cs="Times New Roman"/>
          </w:rPr>
          <w:delText xml:space="preserve"> a higher prevalence and therefore, there was spatial heterogeneity which needs multivariate and spatial analysis. On the whole, the descriptive results reveal that depressive symptoms are concentrated around transitional experiences in early life, reproductive stressors, and urban living, which explains the necessity to implement context-dependent and equity-based mental health programs. Independent associations have to be determined by formal inferential </w:delText>
        </w:r>
        <w:r w:rsidR="0059136C" w:rsidRPr="00CD1BD0" w:rsidDel="00D6359D">
          <w:rPr>
            <w:rFonts w:ascii="Times New Roman" w:hAnsi="Times New Roman" w:cs="Times New Roman"/>
          </w:rPr>
          <w:delText xml:space="preserve">analyses </w:delText>
        </w:r>
      </w:del>
      <w:r w:rsidR="0059136C" w:rsidRPr="00CD1BD0">
        <w:rPr>
          <w:rFonts w:ascii="Times New Roman" w:hAnsi="Times New Roman" w:cs="Times New Roman"/>
        </w:rPr>
        <w:t xml:space="preserve">[ </w:t>
      </w:r>
      <w:r w:rsidR="00395BC4" w:rsidRPr="00321F6E">
        <w:rPr>
          <w:rFonts w:ascii="Times New Roman" w:hAnsi="Times New Roman" w:cs="Times New Roman"/>
          <w:b/>
          <w:bCs/>
        </w:rPr>
        <w:fldChar w:fldCharType="begin"/>
      </w:r>
      <w:r w:rsidR="00395BC4" w:rsidRPr="00321F6E">
        <w:rPr>
          <w:rFonts w:ascii="Times New Roman" w:hAnsi="Times New Roman" w:cs="Times New Roman"/>
        </w:rPr>
        <w:instrText xml:space="preserve"> REF _Ref219312078 \h </w:instrText>
      </w:r>
      <w:r w:rsidR="00395BC4" w:rsidRPr="00321F6E">
        <w:rPr>
          <w:rFonts w:ascii="Times New Roman" w:hAnsi="Times New Roman" w:cs="Times New Roman"/>
          <w:b/>
          <w:bCs/>
        </w:rPr>
        <w:instrText xml:space="preserve"> \* MERGEFORMAT </w:instrText>
      </w:r>
      <w:r w:rsidR="00395BC4" w:rsidRPr="00321F6E">
        <w:rPr>
          <w:rFonts w:ascii="Times New Roman" w:hAnsi="Times New Roman" w:cs="Times New Roman"/>
          <w:b/>
          <w:bCs/>
        </w:rPr>
      </w:r>
      <w:r w:rsidR="00395BC4" w:rsidRPr="00321F6E">
        <w:rPr>
          <w:rFonts w:ascii="Times New Roman" w:hAnsi="Times New Roman" w:cs="Times New Roman"/>
          <w:b/>
          <w:bCs/>
        </w:rPr>
        <w:fldChar w:fldCharType="separate"/>
      </w:r>
      <w:r w:rsidR="00395BC4" w:rsidRPr="00321F6E">
        <w:rPr>
          <w:rFonts w:ascii="Times New Roman" w:hAnsi="Times New Roman" w:cs="Times New Roman"/>
          <w:b/>
          <w:bCs/>
          <w:rPrChange w:id="135" w:author="Md Salek" w:date="2026-04-05T17:52:00Z" w16du:dateUtc="2026-04-05T11:52:00Z">
            <w:rPr>
              <w:rFonts w:ascii="Times New Roman" w:hAnsi="Times New Roman" w:cs="Times New Roman"/>
              <w:b/>
              <w:bCs/>
              <w:i/>
              <w:iCs/>
            </w:rPr>
          </w:rPrChange>
        </w:rPr>
        <w:t>T</w:t>
      </w:r>
      <w:r w:rsidR="00395BC4" w:rsidRPr="00321F6E">
        <w:rPr>
          <w:rFonts w:ascii="Times New Roman" w:hAnsi="Times New Roman" w:cs="Times New Roman"/>
          <w:b/>
          <w:bCs/>
        </w:rPr>
        <w:t xml:space="preserve">able </w:t>
      </w:r>
      <w:r w:rsidR="00395BC4" w:rsidRPr="00321F6E">
        <w:rPr>
          <w:rFonts w:ascii="Times New Roman" w:hAnsi="Times New Roman" w:cs="Times New Roman"/>
          <w:b/>
          <w:bCs/>
          <w:noProof/>
        </w:rPr>
        <w:t>1</w:t>
      </w:r>
      <w:r w:rsidR="00395BC4" w:rsidRPr="00321F6E">
        <w:rPr>
          <w:rFonts w:ascii="Times New Roman" w:hAnsi="Times New Roman" w:cs="Times New Roman"/>
          <w:b/>
          <w:bCs/>
        </w:rPr>
        <w:fldChar w:fldCharType="end"/>
      </w:r>
      <w:r w:rsidR="0059136C" w:rsidRPr="00CD1BD0">
        <w:rPr>
          <w:rFonts w:ascii="Times New Roman" w:hAnsi="Times New Roman" w:cs="Times New Roman"/>
        </w:rPr>
        <w:t>].</w:t>
      </w:r>
    </w:p>
    <w:p w14:paraId="47B533AD" w14:textId="23376D46" w:rsidR="0059136C" w:rsidRPr="00CD1BD0" w:rsidRDefault="0059136C" w:rsidP="0059136C">
      <w:pPr>
        <w:spacing w:line="480" w:lineRule="auto"/>
        <w:jc w:val="center"/>
        <w:rPr>
          <w:rFonts w:ascii="Times New Roman" w:hAnsi="Times New Roman" w:cs="Times New Roman"/>
        </w:rPr>
      </w:pPr>
      <w:r w:rsidRPr="00CD1BD0">
        <w:rPr>
          <w:rFonts w:ascii="Times New Roman" w:hAnsi="Times New Roman" w:cs="Times New Roman"/>
        </w:rPr>
        <w:t>[</w:t>
      </w:r>
      <w:r w:rsidRPr="00CD1BD0">
        <w:rPr>
          <w:rFonts w:ascii="Times New Roman" w:hAnsi="Times New Roman" w:cs="Times New Roman"/>
          <w:b/>
          <w:bCs/>
        </w:rPr>
        <w:t>Insert Table 1 Here</w:t>
      </w:r>
      <w:r w:rsidRPr="00CD1BD0">
        <w:rPr>
          <w:rFonts w:ascii="Times New Roman" w:hAnsi="Times New Roman" w:cs="Times New Roman"/>
        </w:rPr>
        <w:t>]</w:t>
      </w:r>
    </w:p>
    <w:p w14:paraId="475A4D7F" w14:textId="2A9AC034" w:rsidR="0059136C" w:rsidRPr="00CD1BD0" w:rsidRDefault="0059136C" w:rsidP="00A02A2E">
      <w:pPr>
        <w:spacing w:line="480" w:lineRule="auto"/>
        <w:jc w:val="both"/>
        <w:rPr>
          <w:rFonts w:ascii="Times New Roman" w:hAnsi="Times New Roman" w:cs="Times New Roman"/>
        </w:rPr>
      </w:pPr>
      <w:r w:rsidRPr="00CD1BD0">
        <w:rPr>
          <w:rFonts w:ascii="Times New Roman" w:hAnsi="Times New Roman" w:cs="Times New Roman"/>
        </w:rPr>
        <w:t>W</w:t>
      </w:r>
      <w:r w:rsidR="00A02A2E" w:rsidRPr="00CD1BD0">
        <w:rPr>
          <w:rFonts w:ascii="Times New Roman" w:hAnsi="Times New Roman" w:cs="Times New Roman"/>
        </w:rPr>
        <w:t xml:space="preserve">hen controlling the odds of depression against a comprehensive set of sociodemographic, reproductive, household, and contextual confounders, women with an autonomy of decision made were </w:t>
      </w:r>
      <w:r w:rsidRPr="00CD1BD0">
        <w:rPr>
          <w:rFonts w:ascii="Times New Roman" w:hAnsi="Times New Roman" w:cs="Times New Roman"/>
        </w:rPr>
        <w:t>revealed</w:t>
      </w:r>
      <w:r w:rsidR="00A02A2E" w:rsidRPr="00CD1BD0">
        <w:rPr>
          <w:rFonts w:ascii="Times New Roman" w:hAnsi="Times New Roman" w:cs="Times New Roman"/>
        </w:rPr>
        <w:t xml:space="preserve"> to have much lower odds of depression at the national level (AOR = 0.63; 95% CI: 0.39</w:t>
      </w:r>
      <w:r w:rsidRPr="00CD1BD0">
        <w:rPr>
          <w:rFonts w:ascii="Times New Roman" w:hAnsi="Times New Roman" w:cs="Times New Roman"/>
        </w:rPr>
        <w:t>-</w:t>
      </w:r>
      <w:r w:rsidR="00A02A2E" w:rsidRPr="00CD1BD0">
        <w:rPr>
          <w:rFonts w:ascii="Times New Roman" w:hAnsi="Times New Roman" w:cs="Times New Roman"/>
        </w:rPr>
        <w:t>0.98</w:t>
      </w:r>
      <w:r w:rsidRPr="00CD1BD0">
        <w:rPr>
          <w:rFonts w:ascii="Times New Roman" w:hAnsi="Times New Roman" w:cs="Times New Roman"/>
        </w:rPr>
        <w:t xml:space="preserve">, </w:t>
      </w:r>
      <w:ins w:id="136" w:author="Md Salek" w:date="2026-04-05T16:30:00Z" w16du:dateUtc="2026-04-05T10:30:00Z">
        <w:r w:rsidR="00E72EE7">
          <w:rPr>
            <w:rFonts w:ascii="Times New Roman" w:hAnsi="Times New Roman" w:cs="Times New Roman"/>
          </w:rPr>
          <w:t>p=</w:t>
        </w:r>
      </w:ins>
      <w:r w:rsidRPr="00CD1BD0">
        <w:rPr>
          <w:rFonts w:ascii="Times New Roman" w:hAnsi="Times New Roman" w:cs="Times New Roman"/>
        </w:rPr>
        <w:t>0.048). Additionally, t</w:t>
      </w:r>
      <w:r w:rsidR="00A02A2E" w:rsidRPr="00CD1BD0">
        <w:rPr>
          <w:rFonts w:ascii="Times New Roman" w:hAnsi="Times New Roman" w:cs="Times New Roman"/>
        </w:rPr>
        <w:t xml:space="preserve">here was a significant rural-urban heterogeneity indicated by stratified analyses. Decision-making autonomy in rural areas was significantly </w:t>
      </w:r>
      <w:r w:rsidRPr="00CD1BD0">
        <w:rPr>
          <w:rFonts w:ascii="Times New Roman" w:hAnsi="Times New Roman" w:cs="Times New Roman"/>
        </w:rPr>
        <w:t>associated</w:t>
      </w:r>
      <w:r w:rsidR="00A02A2E" w:rsidRPr="00CD1BD0">
        <w:rPr>
          <w:rFonts w:ascii="Times New Roman" w:hAnsi="Times New Roman" w:cs="Times New Roman"/>
        </w:rPr>
        <w:t xml:space="preserve"> to lower </w:t>
      </w:r>
      <w:r w:rsidR="00A02A2E" w:rsidRPr="00CD1BD0">
        <w:rPr>
          <w:rFonts w:ascii="Times New Roman" w:hAnsi="Times New Roman" w:cs="Times New Roman"/>
        </w:rPr>
        <w:lastRenderedPageBreak/>
        <w:t>chances of having depressive symptoms (AOR = 0.44; 95% CI: 0.27</w:t>
      </w:r>
      <w:ins w:id="137" w:author="Md Salek" w:date="2026-04-05T00:43:00Z" w16du:dateUtc="2026-04-04T18:43:00Z">
        <w:r w:rsidR="008F5A74">
          <w:rPr>
            <w:rFonts w:ascii="Times New Roman" w:hAnsi="Times New Roman" w:cs="Times New Roman"/>
          </w:rPr>
          <w:t>-0.</w:t>
        </w:r>
      </w:ins>
      <w:del w:id="138" w:author="Md Salek" w:date="2026-04-05T00:43:00Z" w16du:dateUtc="2026-04-04T18:43:00Z">
        <w:r w:rsidR="00A02A2E" w:rsidRPr="00CD1BD0" w:rsidDel="008F5A74">
          <w:rPr>
            <w:rFonts w:ascii="Times New Roman" w:hAnsi="Times New Roman" w:cs="Times New Roman"/>
          </w:rPr>
          <w:delText>19</w:delText>
        </w:r>
      </w:del>
      <w:r w:rsidR="00A02A2E" w:rsidRPr="00CD1BD0">
        <w:rPr>
          <w:rFonts w:ascii="Times New Roman" w:hAnsi="Times New Roman" w:cs="Times New Roman"/>
        </w:rPr>
        <w:t>74</w:t>
      </w:r>
      <w:ins w:id="139" w:author="Md Salek" w:date="2026-04-05T16:31:00Z" w16du:dateUtc="2026-04-05T10:31:00Z">
        <w:r w:rsidR="00E72EE7">
          <w:rPr>
            <w:rFonts w:ascii="Times New Roman" w:hAnsi="Times New Roman" w:cs="Times New Roman"/>
          </w:rPr>
          <w:t>, p=0.</w:t>
        </w:r>
      </w:ins>
      <w:ins w:id="140" w:author="Md Salek" w:date="2026-04-05T16:32:00Z" w16du:dateUtc="2026-04-05T10:32:00Z">
        <w:r w:rsidR="00E72EE7">
          <w:rPr>
            <w:rFonts w:ascii="Times New Roman" w:hAnsi="Times New Roman" w:cs="Times New Roman"/>
          </w:rPr>
          <w:t>002</w:t>
        </w:r>
      </w:ins>
      <w:r w:rsidR="00A02A2E" w:rsidRPr="00CD1BD0">
        <w:rPr>
          <w:rFonts w:ascii="Times New Roman" w:hAnsi="Times New Roman" w:cs="Times New Roman"/>
        </w:rPr>
        <w:t>)</w:t>
      </w:r>
      <w:r w:rsidRPr="00CD1BD0">
        <w:rPr>
          <w:rFonts w:ascii="Times New Roman" w:hAnsi="Times New Roman" w:cs="Times New Roman"/>
        </w:rPr>
        <w:t xml:space="preserve"> only [</w:t>
      </w:r>
      <w:r w:rsidR="00395BC4" w:rsidRPr="00E72EE7">
        <w:rPr>
          <w:rFonts w:ascii="Times New Roman" w:hAnsi="Times New Roman" w:cs="Times New Roman"/>
          <w:b/>
          <w:bCs/>
        </w:rPr>
        <w:fldChar w:fldCharType="begin"/>
      </w:r>
      <w:r w:rsidR="00395BC4" w:rsidRPr="00E72EE7">
        <w:rPr>
          <w:rFonts w:ascii="Times New Roman" w:hAnsi="Times New Roman" w:cs="Times New Roman"/>
        </w:rPr>
        <w:instrText xml:space="preserve"> REF _Ref219312054 \h </w:instrText>
      </w:r>
      <w:r w:rsidR="00395BC4" w:rsidRPr="00E72EE7">
        <w:rPr>
          <w:rFonts w:ascii="Times New Roman" w:hAnsi="Times New Roman" w:cs="Times New Roman"/>
          <w:b/>
          <w:bCs/>
        </w:rPr>
        <w:instrText xml:space="preserve"> \* MERGEFORMAT </w:instrText>
      </w:r>
      <w:r w:rsidR="00395BC4" w:rsidRPr="00E72EE7">
        <w:rPr>
          <w:rFonts w:ascii="Times New Roman" w:hAnsi="Times New Roman" w:cs="Times New Roman"/>
          <w:b/>
          <w:bCs/>
        </w:rPr>
      </w:r>
      <w:r w:rsidR="00395BC4" w:rsidRPr="00E72EE7">
        <w:rPr>
          <w:rFonts w:ascii="Times New Roman" w:hAnsi="Times New Roman" w:cs="Times New Roman"/>
          <w:b/>
          <w:bCs/>
        </w:rPr>
        <w:fldChar w:fldCharType="separate"/>
      </w:r>
      <w:r w:rsidR="00395BC4" w:rsidRPr="00E72EE7">
        <w:rPr>
          <w:rFonts w:ascii="Times New Roman" w:hAnsi="Times New Roman" w:cs="Times New Roman"/>
          <w:b/>
          <w:bCs/>
          <w:rPrChange w:id="141" w:author="Md Salek" w:date="2026-04-05T16:32:00Z" w16du:dateUtc="2026-04-05T10:32:00Z">
            <w:rPr>
              <w:rFonts w:ascii="Times New Roman" w:hAnsi="Times New Roman" w:cs="Times New Roman"/>
              <w:b/>
              <w:bCs/>
              <w:i/>
              <w:iCs/>
            </w:rPr>
          </w:rPrChange>
        </w:rPr>
        <w:t>T</w:t>
      </w:r>
      <w:r w:rsidR="00395BC4" w:rsidRPr="00E72EE7">
        <w:rPr>
          <w:rFonts w:ascii="Times New Roman" w:hAnsi="Times New Roman" w:cs="Times New Roman"/>
          <w:b/>
          <w:bCs/>
        </w:rPr>
        <w:t xml:space="preserve">able </w:t>
      </w:r>
      <w:r w:rsidR="00395BC4" w:rsidRPr="00E72EE7">
        <w:rPr>
          <w:rFonts w:ascii="Times New Roman" w:hAnsi="Times New Roman" w:cs="Times New Roman"/>
          <w:b/>
          <w:bCs/>
          <w:noProof/>
          <w:rPrChange w:id="142" w:author="Md Salek" w:date="2026-04-05T16:32:00Z" w16du:dateUtc="2026-04-05T10:32:00Z">
            <w:rPr>
              <w:rFonts w:ascii="Times New Roman" w:hAnsi="Times New Roman" w:cs="Times New Roman"/>
              <w:b/>
              <w:bCs/>
              <w:i/>
              <w:iCs/>
              <w:noProof/>
            </w:rPr>
          </w:rPrChange>
        </w:rPr>
        <w:t>2</w:t>
      </w:r>
      <w:r w:rsidR="00395BC4" w:rsidRPr="00E72EE7">
        <w:rPr>
          <w:rFonts w:ascii="Times New Roman" w:hAnsi="Times New Roman" w:cs="Times New Roman"/>
          <w:b/>
          <w:bCs/>
        </w:rPr>
        <w:fldChar w:fldCharType="end"/>
      </w:r>
      <w:r w:rsidRPr="00CD1BD0">
        <w:rPr>
          <w:rFonts w:ascii="Times New Roman" w:hAnsi="Times New Roman" w:cs="Times New Roman"/>
        </w:rPr>
        <w:t>].</w:t>
      </w:r>
    </w:p>
    <w:p w14:paraId="48FB08CA" w14:textId="04DB012B" w:rsidR="0059136C" w:rsidRPr="00CD1BD0" w:rsidRDefault="0059136C" w:rsidP="0059136C">
      <w:pPr>
        <w:spacing w:line="480" w:lineRule="auto"/>
        <w:jc w:val="center"/>
        <w:rPr>
          <w:rFonts w:ascii="Times New Roman" w:hAnsi="Times New Roman" w:cs="Times New Roman"/>
        </w:rPr>
      </w:pPr>
      <w:r w:rsidRPr="00CD1BD0">
        <w:rPr>
          <w:rFonts w:ascii="Times New Roman" w:hAnsi="Times New Roman" w:cs="Times New Roman"/>
        </w:rPr>
        <w:t>[</w:t>
      </w:r>
      <w:r w:rsidRPr="00CD1BD0">
        <w:rPr>
          <w:rFonts w:ascii="Times New Roman" w:hAnsi="Times New Roman" w:cs="Times New Roman"/>
          <w:b/>
          <w:bCs/>
        </w:rPr>
        <w:t>Insert Table 2 Here</w:t>
      </w:r>
      <w:r w:rsidRPr="00CD1BD0">
        <w:rPr>
          <w:rFonts w:ascii="Times New Roman" w:hAnsi="Times New Roman" w:cs="Times New Roman"/>
        </w:rPr>
        <w:t>]</w:t>
      </w:r>
    </w:p>
    <w:p w14:paraId="2FB09A58" w14:textId="3EC9EC0F" w:rsidR="0059136C" w:rsidRPr="00CD1BD0" w:rsidRDefault="0059136C" w:rsidP="00A02A2E">
      <w:pPr>
        <w:spacing w:line="480" w:lineRule="auto"/>
        <w:jc w:val="both"/>
        <w:rPr>
          <w:rFonts w:ascii="Times New Roman" w:hAnsi="Times New Roman" w:cs="Times New Roman"/>
        </w:rPr>
      </w:pPr>
      <w:r w:rsidRPr="00CD1BD0">
        <w:rPr>
          <w:rFonts w:ascii="Times New Roman" w:hAnsi="Times New Roman" w:cs="Times New Roman"/>
        </w:rPr>
        <w:t>An AUC of 0.68 implies that, in approximately 68% of randomly selected case–non-case pairs, the model assigns a higher predicted probability to the woman with the outcome than to the woman without the outcome [</w:t>
      </w:r>
      <w:r w:rsidR="00395BC4" w:rsidRPr="00395BC4">
        <w:rPr>
          <w:rFonts w:ascii="Times New Roman" w:hAnsi="Times New Roman" w:cs="Times New Roman"/>
          <w:b/>
          <w:bCs/>
        </w:rPr>
        <w:fldChar w:fldCharType="begin"/>
      </w:r>
      <w:r w:rsidR="00395BC4" w:rsidRPr="00395BC4">
        <w:rPr>
          <w:rFonts w:ascii="Times New Roman" w:hAnsi="Times New Roman" w:cs="Times New Roman"/>
        </w:rPr>
        <w:instrText xml:space="preserve"> REF _Ref219312029 \h </w:instrText>
      </w:r>
      <w:r w:rsidR="00395BC4" w:rsidRPr="00395BC4">
        <w:rPr>
          <w:rFonts w:ascii="Times New Roman" w:hAnsi="Times New Roman" w:cs="Times New Roman"/>
          <w:b/>
          <w:bCs/>
        </w:rPr>
        <w:instrText xml:space="preserve"> \* MERGEFORMAT </w:instrText>
      </w:r>
      <w:r w:rsidR="00395BC4" w:rsidRPr="00395BC4">
        <w:rPr>
          <w:rFonts w:ascii="Times New Roman" w:hAnsi="Times New Roman" w:cs="Times New Roman"/>
          <w:b/>
          <w:bCs/>
        </w:rPr>
      </w:r>
      <w:r w:rsidR="00395BC4" w:rsidRPr="00395BC4">
        <w:rPr>
          <w:rFonts w:ascii="Times New Roman" w:hAnsi="Times New Roman" w:cs="Times New Roman"/>
          <w:b/>
          <w:bCs/>
        </w:rPr>
        <w:fldChar w:fldCharType="separate"/>
      </w:r>
      <w:r w:rsidR="00395BC4" w:rsidRPr="00395BC4">
        <w:rPr>
          <w:rFonts w:ascii="Times New Roman" w:hAnsi="Times New Roman" w:cs="Times New Roman"/>
          <w:b/>
          <w:bCs/>
        </w:rPr>
        <w:t xml:space="preserve">Figure </w:t>
      </w:r>
      <w:r w:rsidR="00395BC4" w:rsidRPr="00395BC4">
        <w:rPr>
          <w:rFonts w:ascii="Times New Roman" w:hAnsi="Times New Roman" w:cs="Times New Roman"/>
          <w:b/>
          <w:bCs/>
          <w:noProof/>
        </w:rPr>
        <w:t>5</w:t>
      </w:r>
      <w:r w:rsidR="00395BC4" w:rsidRPr="00395BC4">
        <w:rPr>
          <w:rFonts w:ascii="Times New Roman" w:hAnsi="Times New Roman" w:cs="Times New Roman"/>
          <w:b/>
          <w:bCs/>
        </w:rPr>
        <w:fldChar w:fldCharType="end"/>
      </w:r>
      <w:r w:rsidRPr="00CD1BD0">
        <w:rPr>
          <w:rFonts w:ascii="Times New Roman" w:hAnsi="Times New Roman" w:cs="Times New Roman"/>
        </w:rPr>
        <w:t>].</w:t>
      </w:r>
    </w:p>
    <w:p w14:paraId="0820390D" w14:textId="79C6A1C4" w:rsidR="0059136C" w:rsidRPr="00CD1BD0" w:rsidRDefault="0059136C" w:rsidP="0059136C">
      <w:pPr>
        <w:spacing w:line="480" w:lineRule="auto"/>
        <w:jc w:val="center"/>
        <w:rPr>
          <w:rFonts w:ascii="Times New Roman" w:hAnsi="Times New Roman" w:cs="Times New Roman"/>
        </w:rPr>
      </w:pPr>
      <w:r w:rsidRPr="00CD1BD0">
        <w:rPr>
          <w:rFonts w:ascii="Times New Roman" w:hAnsi="Times New Roman" w:cs="Times New Roman"/>
        </w:rPr>
        <w:t>[</w:t>
      </w:r>
      <w:r w:rsidRPr="00CD1BD0">
        <w:rPr>
          <w:rFonts w:ascii="Times New Roman" w:hAnsi="Times New Roman" w:cs="Times New Roman"/>
          <w:b/>
          <w:bCs/>
        </w:rPr>
        <w:t>Insert Figure 5 Here</w:t>
      </w:r>
      <w:r w:rsidRPr="00CD1BD0">
        <w:rPr>
          <w:rFonts w:ascii="Times New Roman" w:hAnsi="Times New Roman" w:cs="Times New Roman"/>
        </w:rPr>
        <w:t>]</w:t>
      </w:r>
    </w:p>
    <w:p w14:paraId="7BE98A05" w14:textId="249891B8" w:rsidR="00161506" w:rsidRPr="00CD1BD0" w:rsidRDefault="00C17F0E" w:rsidP="00A02A2E">
      <w:pPr>
        <w:spacing w:line="480" w:lineRule="auto"/>
        <w:jc w:val="both"/>
        <w:rPr>
          <w:rFonts w:ascii="Times New Roman" w:hAnsi="Times New Roman" w:cs="Times New Roman"/>
        </w:rPr>
      </w:pPr>
      <w:ins w:id="143" w:author="Md Salek" w:date="2026-04-05T03:28:00Z">
        <w:r w:rsidRPr="00C17F0E">
          <w:rPr>
            <w:rFonts w:ascii="Times New Roman" w:hAnsi="Times New Roman" w:cs="Times New Roman"/>
          </w:rPr>
          <w:t>Lower levels of autonomy were concentrated in the southern and south-western provinces (</w:t>
        </w:r>
        <w:proofErr w:type="spellStart"/>
        <w:r w:rsidRPr="00C17F0E">
          <w:rPr>
            <w:rFonts w:ascii="Times New Roman" w:hAnsi="Times New Roman" w:cs="Times New Roman"/>
          </w:rPr>
          <w:t>Quthing</w:t>
        </w:r>
        <w:proofErr w:type="spellEnd"/>
        <w:r w:rsidRPr="00C17F0E">
          <w:rPr>
            <w:rFonts w:ascii="Times New Roman" w:hAnsi="Times New Roman" w:cs="Times New Roman"/>
          </w:rPr>
          <w:t>, Qacha’s Nek, Mohale’s Hoek, and Mafeteng), which represent high-burden areas of limited decision-making power. In contrast, the central and northern provinces, including Thaba-</w:t>
        </w:r>
        <w:proofErr w:type="spellStart"/>
        <w:r w:rsidRPr="00C17F0E">
          <w:rPr>
            <w:rFonts w:ascii="Times New Roman" w:hAnsi="Times New Roman" w:cs="Times New Roman"/>
          </w:rPr>
          <w:t>Tseka</w:t>
        </w:r>
        <w:proofErr w:type="spellEnd"/>
        <w:r w:rsidRPr="00C17F0E">
          <w:rPr>
            <w:rFonts w:ascii="Times New Roman" w:hAnsi="Times New Roman" w:cs="Times New Roman"/>
          </w:rPr>
          <w:t xml:space="preserve"> and Maseru, exhibited relatively higher autonomy, although overall empowerment levels remained modest. These geographic patterns highlight meaningful regional variation in female autonomy and identify priority areas for context-specific interventions</w:t>
        </w:r>
      </w:ins>
      <w:del w:id="144" w:author="Md Salek" w:date="2026-04-05T03:26:00Z" w16du:dateUtc="2026-04-04T21:26:00Z">
        <w:r w:rsidR="00A02A2E" w:rsidRPr="00CD1BD0" w:rsidDel="00C17F0E">
          <w:rPr>
            <w:rFonts w:ascii="Times New Roman" w:hAnsi="Times New Roman" w:cs="Times New Roman"/>
          </w:rPr>
          <w:delText>The lower levels of autonomy were centralized towards the southern and south-western provinces, the provinces of Quthing, Qacha Nek, Mohale Hoek and Mafeteng, which indicated high burden areas of low autonomy. That is not the case in central and northern provinces, including Thaba-Tseka and Maseru, which were relatively more autonomous, which are lower-burden provinces, but autonomy was nevertheless poor in general. These geographical patterns connect the existence of definite geographic inequalities in female empowerment and define the priority areas where the most context-specific intervention might be required</w:delText>
        </w:r>
        <w:r w:rsidR="00161506" w:rsidRPr="00CD1BD0" w:rsidDel="00C17F0E">
          <w:rPr>
            <w:rFonts w:ascii="Times New Roman" w:hAnsi="Times New Roman" w:cs="Times New Roman"/>
          </w:rPr>
          <w:delText xml:space="preserve"> </w:delText>
        </w:r>
      </w:del>
      <w:r w:rsidR="00161506" w:rsidRPr="00CD1BD0">
        <w:rPr>
          <w:rFonts w:ascii="Times New Roman" w:hAnsi="Times New Roman" w:cs="Times New Roman"/>
        </w:rPr>
        <w:t>[</w:t>
      </w:r>
      <w:r w:rsidR="00395BC4" w:rsidRPr="00395BC4">
        <w:rPr>
          <w:rFonts w:ascii="Times New Roman" w:hAnsi="Times New Roman" w:cs="Times New Roman"/>
          <w:b/>
          <w:bCs/>
        </w:rPr>
        <w:fldChar w:fldCharType="begin"/>
      </w:r>
      <w:r w:rsidR="00395BC4" w:rsidRPr="00395BC4">
        <w:rPr>
          <w:rFonts w:ascii="Times New Roman" w:hAnsi="Times New Roman" w:cs="Times New Roman"/>
          <w:b/>
          <w:bCs/>
        </w:rPr>
        <w:instrText xml:space="preserve"> REF _Ref219312009 \h  \* MERGEFORMAT </w:instrText>
      </w:r>
      <w:r w:rsidR="00395BC4" w:rsidRPr="00395BC4">
        <w:rPr>
          <w:rFonts w:ascii="Times New Roman" w:hAnsi="Times New Roman" w:cs="Times New Roman"/>
          <w:b/>
          <w:bCs/>
        </w:rPr>
      </w:r>
      <w:r w:rsidR="00395BC4" w:rsidRPr="00395BC4">
        <w:rPr>
          <w:rFonts w:ascii="Times New Roman" w:hAnsi="Times New Roman" w:cs="Times New Roman"/>
          <w:b/>
          <w:bCs/>
        </w:rPr>
        <w:fldChar w:fldCharType="separate"/>
      </w:r>
      <w:r w:rsidR="00395BC4" w:rsidRPr="00395BC4">
        <w:rPr>
          <w:rFonts w:ascii="Times New Roman" w:hAnsi="Times New Roman" w:cs="Times New Roman"/>
          <w:b/>
          <w:bCs/>
        </w:rPr>
        <w:t xml:space="preserve">Figure </w:t>
      </w:r>
      <w:r w:rsidR="00395BC4" w:rsidRPr="00395BC4">
        <w:rPr>
          <w:rFonts w:ascii="Times New Roman" w:hAnsi="Times New Roman" w:cs="Times New Roman"/>
          <w:b/>
          <w:bCs/>
          <w:noProof/>
        </w:rPr>
        <w:t>7</w:t>
      </w:r>
      <w:r w:rsidR="00395BC4" w:rsidRPr="00395BC4">
        <w:rPr>
          <w:rFonts w:ascii="Times New Roman" w:hAnsi="Times New Roman" w:cs="Times New Roman"/>
          <w:b/>
          <w:bCs/>
        </w:rPr>
        <w:fldChar w:fldCharType="end"/>
      </w:r>
      <w:r w:rsidR="00161506" w:rsidRPr="00CD1BD0">
        <w:rPr>
          <w:rFonts w:ascii="Times New Roman" w:hAnsi="Times New Roman" w:cs="Times New Roman"/>
        </w:rPr>
        <w:t>].</w:t>
      </w:r>
    </w:p>
    <w:p w14:paraId="3643A385" w14:textId="2E151318" w:rsidR="00161506" w:rsidRPr="00CD1BD0" w:rsidRDefault="00161506" w:rsidP="00161506">
      <w:pPr>
        <w:spacing w:line="480" w:lineRule="auto"/>
        <w:jc w:val="center"/>
        <w:rPr>
          <w:rFonts w:ascii="Times New Roman" w:hAnsi="Times New Roman" w:cs="Times New Roman"/>
        </w:rPr>
      </w:pPr>
      <w:r w:rsidRPr="00CD1BD0">
        <w:rPr>
          <w:rFonts w:ascii="Times New Roman" w:hAnsi="Times New Roman" w:cs="Times New Roman"/>
        </w:rPr>
        <w:t>[</w:t>
      </w:r>
      <w:r w:rsidRPr="00CD1BD0">
        <w:rPr>
          <w:rFonts w:ascii="Times New Roman" w:hAnsi="Times New Roman" w:cs="Times New Roman"/>
          <w:b/>
          <w:bCs/>
        </w:rPr>
        <w:t xml:space="preserve">Insert Figure </w:t>
      </w:r>
      <w:r w:rsidR="00395BC4">
        <w:rPr>
          <w:rFonts w:ascii="Times New Roman" w:hAnsi="Times New Roman" w:cs="Times New Roman"/>
          <w:b/>
          <w:bCs/>
        </w:rPr>
        <w:t>7</w:t>
      </w:r>
      <w:r w:rsidRPr="00CD1BD0">
        <w:rPr>
          <w:rFonts w:ascii="Times New Roman" w:hAnsi="Times New Roman" w:cs="Times New Roman"/>
          <w:b/>
          <w:bCs/>
        </w:rPr>
        <w:t xml:space="preserve"> Here</w:t>
      </w:r>
      <w:r w:rsidRPr="00CD1BD0">
        <w:rPr>
          <w:rFonts w:ascii="Times New Roman" w:hAnsi="Times New Roman" w:cs="Times New Roman"/>
        </w:rPr>
        <w:t>]</w:t>
      </w:r>
    </w:p>
    <w:p w14:paraId="787F002A" w14:textId="010B8EDA" w:rsidR="00A02A2E" w:rsidRPr="00CD1BD0" w:rsidRDefault="00A02A2E" w:rsidP="00A02A2E">
      <w:pPr>
        <w:spacing w:line="480" w:lineRule="auto"/>
        <w:jc w:val="both"/>
        <w:rPr>
          <w:rFonts w:ascii="Times New Roman" w:hAnsi="Times New Roman" w:cs="Times New Roman"/>
        </w:rPr>
      </w:pPr>
      <w:r w:rsidRPr="00CD1BD0">
        <w:rPr>
          <w:rFonts w:ascii="Times New Roman" w:hAnsi="Times New Roman" w:cs="Times New Roman"/>
        </w:rPr>
        <w:lastRenderedPageBreak/>
        <w:t xml:space="preserve"> The central-northern districts, especially the Maseru, Berea, </w:t>
      </w:r>
      <w:proofErr w:type="spellStart"/>
      <w:r w:rsidRPr="00CD1BD0">
        <w:rPr>
          <w:rFonts w:ascii="Times New Roman" w:hAnsi="Times New Roman" w:cs="Times New Roman"/>
        </w:rPr>
        <w:t>Leribe</w:t>
      </w:r>
      <w:proofErr w:type="spellEnd"/>
      <w:r w:rsidRPr="00CD1BD0">
        <w:rPr>
          <w:rFonts w:ascii="Times New Roman" w:hAnsi="Times New Roman" w:cs="Times New Roman"/>
        </w:rPr>
        <w:t xml:space="preserve">, and </w:t>
      </w:r>
      <w:proofErr w:type="spellStart"/>
      <w:r w:rsidRPr="00CD1BD0">
        <w:rPr>
          <w:rFonts w:ascii="Times New Roman" w:hAnsi="Times New Roman" w:cs="Times New Roman"/>
        </w:rPr>
        <w:t>Butha</w:t>
      </w:r>
      <w:proofErr w:type="spellEnd"/>
      <w:r w:rsidRPr="00CD1BD0">
        <w:rPr>
          <w:rFonts w:ascii="Times New Roman" w:hAnsi="Times New Roman" w:cs="Times New Roman"/>
        </w:rPr>
        <w:t xml:space="preserve">-Buthe, proved to have a higher prevalence of depression, which resulted in the identification of these districts as high-burden areas. Conversely, it was </w:t>
      </w:r>
      <w:r w:rsidR="00161506" w:rsidRPr="00CD1BD0">
        <w:rPr>
          <w:rFonts w:ascii="Times New Roman" w:hAnsi="Times New Roman" w:cs="Times New Roman"/>
        </w:rPr>
        <w:t>showed</w:t>
      </w:r>
      <w:r w:rsidRPr="00CD1BD0">
        <w:rPr>
          <w:rFonts w:ascii="Times New Roman" w:hAnsi="Times New Roman" w:cs="Times New Roman"/>
        </w:rPr>
        <w:t xml:space="preserve"> to be lower in the southern and south-eastern districts, which comprise of </w:t>
      </w:r>
      <w:proofErr w:type="spellStart"/>
      <w:r w:rsidRPr="00CD1BD0">
        <w:rPr>
          <w:rFonts w:ascii="Times New Roman" w:hAnsi="Times New Roman" w:cs="Times New Roman"/>
        </w:rPr>
        <w:t>Quthing</w:t>
      </w:r>
      <w:proofErr w:type="spellEnd"/>
      <w:r w:rsidRPr="00CD1BD0">
        <w:rPr>
          <w:rFonts w:ascii="Times New Roman" w:hAnsi="Times New Roman" w:cs="Times New Roman"/>
        </w:rPr>
        <w:t xml:space="preserve">, </w:t>
      </w:r>
      <w:proofErr w:type="spellStart"/>
      <w:r w:rsidRPr="00CD1BD0">
        <w:rPr>
          <w:rFonts w:ascii="Times New Roman" w:hAnsi="Times New Roman" w:cs="Times New Roman"/>
        </w:rPr>
        <w:t>Qachas</w:t>
      </w:r>
      <w:proofErr w:type="spellEnd"/>
      <w:r w:rsidRPr="00CD1BD0">
        <w:rPr>
          <w:rFonts w:ascii="Times New Roman" w:hAnsi="Times New Roman" w:cs="Times New Roman"/>
        </w:rPr>
        <w:t xml:space="preserve"> Nek, Mafeteng, and some parts of Hoek of Mohale which are relatively low-burden areas. These geographic inequalities reveal that there exist significant subnational differences in mental health burden and that mental health planning and resource allocation needs to be done at the district level with a focus on more burdensome central-northern districts</w:t>
      </w:r>
      <w:r w:rsidR="00161506" w:rsidRPr="00CD1BD0">
        <w:rPr>
          <w:rFonts w:ascii="Times New Roman" w:hAnsi="Times New Roman" w:cs="Times New Roman"/>
        </w:rPr>
        <w:t xml:space="preserve"> [</w:t>
      </w:r>
      <w:r w:rsidR="00395BC4" w:rsidRPr="00395BC4">
        <w:rPr>
          <w:rFonts w:ascii="Times New Roman" w:hAnsi="Times New Roman" w:cs="Times New Roman"/>
          <w:b/>
          <w:bCs/>
        </w:rPr>
        <w:fldChar w:fldCharType="begin"/>
      </w:r>
      <w:r w:rsidR="00395BC4" w:rsidRPr="00395BC4">
        <w:rPr>
          <w:rFonts w:ascii="Times New Roman" w:hAnsi="Times New Roman" w:cs="Times New Roman"/>
        </w:rPr>
        <w:instrText xml:space="preserve"> REF _Ref219311982 \h </w:instrText>
      </w:r>
      <w:r w:rsidR="00395BC4" w:rsidRPr="00395BC4">
        <w:rPr>
          <w:rFonts w:ascii="Times New Roman" w:hAnsi="Times New Roman" w:cs="Times New Roman"/>
          <w:b/>
          <w:bCs/>
        </w:rPr>
        <w:instrText xml:space="preserve"> \* MERGEFORMAT </w:instrText>
      </w:r>
      <w:r w:rsidR="00395BC4" w:rsidRPr="00395BC4">
        <w:rPr>
          <w:rFonts w:ascii="Times New Roman" w:hAnsi="Times New Roman" w:cs="Times New Roman"/>
          <w:b/>
          <w:bCs/>
        </w:rPr>
      </w:r>
      <w:r w:rsidR="00395BC4" w:rsidRPr="00395BC4">
        <w:rPr>
          <w:rFonts w:ascii="Times New Roman" w:hAnsi="Times New Roman" w:cs="Times New Roman"/>
          <w:b/>
          <w:bCs/>
        </w:rPr>
        <w:fldChar w:fldCharType="separate"/>
      </w:r>
      <w:r w:rsidR="00395BC4" w:rsidRPr="00395BC4">
        <w:rPr>
          <w:rFonts w:ascii="Times New Roman" w:hAnsi="Times New Roman" w:cs="Times New Roman"/>
          <w:b/>
          <w:bCs/>
        </w:rPr>
        <w:t xml:space="preserve">Figure </w:t>
      </w:r>
      <w:r w:rsidR="00395BC4" w:rsidRPr="00395BC4">
        <w:rPr>
          <w:rFonts w:ascii="Times New Roman" w:hAnsi="Times New Roman" w:cs="Times New Roman"/>
          <w:b/>
          <w:bCs/>
          <w:noProof/>
        </w:rPr>
        <w:t>6</w:t>
      </w:r>
      <w:r w:rsidR="00395BC4" w:rsidRPr="00395BC4">
        <w:rPr>
          <w:rFonts w:ascii="Times New Roman" w:hAnsi="Times New Roman" w:cs="Times New Roman"/>
          <w:b/>
          <w:bCs/>
        </w:rPr>
        <w:fldChar w:fldCharType="end"/>
      </w:r>
      <w:r w:rsidR="00161506" w:rsidRPr="00CD1BD0">
        <w:rPr>
          <w:rFonts w:ascii="Times New Roman" w:hAnsi="Times New Roman" w:cs="Times New Roman"/>
        </w:rPr>
        <w:t>]</w:t>
      </w:r>
      <w:r w:rsidRPr="00CD1BD0">
        <w:rPr>
          <w:rFonts w:ascii="Times New Roman" w:hAnsi="Times New Roman" w:cs="Times New Roman"/>
        </w:rPr>
        <w:t>.</w:t>
      </w:r>
    </w:p>
    <w:p w14:paraId="68917E48" w14:textId="370B355F" w:rsidR="00161506" w:rsidRPr="00CD1BD0" w:rsidRDefault="00161506" w:rsidP="00161506">
      <w:pPr>
        <w:spacing w:line="480" w:lineRule="auto"/>
        <w:jc w:val="center"/>
        <w:rPr>
          <w:rFonts w:ascii="Times New Roman" w:hAnsi="Times New Roman" w:cs="Times New Roman"/>
        </w:rPr>
      </w:pPr>
      <w:r w:rsidRPr="00CD1BD0">
        <w:rPr>
          <w:rFonts w:ascii="Times New Roman" w:hAnsi="Times New Roman" w:cs="Times New Roman"/>
        </w:rPr>
        <w:t>[</w:t>
      </w:r>
      <w:r w:rsidRPr="00CD1BD0">
        <w:rPr>
          <w:rFonts w:ascii="Times New Roman" w:hAnsi="Times New Roman" w:cs="Times New Roman"/>
          <w:b/>
          <w:bCs/>
        </w:rPr>
        <w:t xml:space="preserve">Insert Figure </w:t>
      </w:r>
      <w:r w:rsidR="00395BC4">
        <w:rPr>
          <w:rFonts w:ascii="Times New Roman" w:hAnsi="Times New Roman" w:cs="Times New Roman"/>
          <w:b/>
          <w:bCs/>
        </w:rPr>
        <w:t>6</w:t>
      </w:r>
      <w:r w:rsidRPr="00CD1BD0">
        <w:rPr>
          <w:rFonts w:ascii="Times New Roman" w:hAnsi="Times New Roman" w:cs="Times New Roman"/>
          <w:b/>
          <w:bCs/>
        </w:rPr>
        <w:t xml:space="preserve"> Here</w:t>
      </w:r>
      <w:r w:rsidRPr="00CD1BD0">
        <w:rPr>
          <w:rFonts w:ascii="Times New Roman" w:hAnsi="Times New Roman" w:cs="Times New Roman"/>
        </w:rPr>
        <w:t>]</w:t>
      </w:r>
    </w:p>
    <w:p w14:paraId="33BF9096" w14:textId="77777777" w:rsidR="00161506" w:rsidRPr="00647C81" w:rsidRDefault="00161506" w:rsidP="00161506">
      <w:pPr>
        <w:jc w:val="both"/>
        <w:rPr>
          <w:rFonts w:ascii="Times New Roman" w:hAnsi="Times New Roman" w:cs="Times New Roman"/>
          <w:b/>
          <w:bCs/>
        </w:rPr>
      </w:pPr>
      <w:r w:rsidRPr="00647C81">
        <w:rPr>
          <w:rFonts w:ascii="Times New Roman" w:hAnsi="Times New Roman" w:cs="Times New Roman"/>
          <w:b/>
          <w:bCs/>
        </w:rPr>
        <w:t>Discussion</w:t>
      </w:r>
    </w:p>
    <w:p w14:paraId="023B01DE" w14:textId="52092863" w:rsidR="008D3BD5" w:rsidRDefault="00810B41" w:rsidP="00161506">
      <w:pPr>
        <w:spacing w:line="480" w:lineRule="auto"/>
        <w:jc w:val="both"/>
        <w:rPr>
          <w:ins w:id="145" w:author="Md Salek" w:date="2026-04-05T03:12:00Z" w16du:dateUtc="2026-04-04T21:12:00Z"/>
          <w:rFonts w:ascii="Times New Roman" w:hAnsi="Times New Roman" w:cs="Times New Roman"/>
        </w:rPr>
      </w:pPr>
      <w:r w:rsidRPr="00CD1BD0">
        <w:rPr>
          <w:rFonts w:ascii="Times New Roman" w:hAnsi="Times New Roman" w:cs="Times New Roman"/>
        </w:rPr>
        <w:t xml:space="preserve">Using nationally representative LDHS 2023–24 data, this study found that </w:t>
      </w:r>
      <w:del w:id="146" w:author="Md Salek" w:date="2026-04-05T02:59:00Z" w16du:dateUtc="2026-04-04T20:59:00Z">
        <w:r w:rsidRPr="00CD1BD0" w:rsidDel="008D3BD5">
          <w:rPr>
            <w:rFonts w:ascii="Times New Roman" w:hAnsi="Times New Roman" w:cs="Times New Roman"/>
          </w:rPr>
          <w:delText xml:space="preserve">7.4% of </w:delText>
        </w:r>
      </w:del>
      <w:r w:rsidRPr="00CD1BD0">
        <w:rPr>
          <w:rFonts w:ascii="Times New Roman" w:hAnsi="Times New Roman" w:cs="Times New Roman"/>
        </w:rPr>
        <w:t xml:space="preserve">women in Lesotho experienced </w:t>
      </w:r>
      <w:del w:id="147" w:author="Md Salek" w:date="2026-04-05T03:23:00Z" w16du:dateUtc="2026-04-04T21:23:00Z">
        <w:r w:rsidRPr="00CD1BD0" w:rsidDel="007B7C0B">
          <w:rPr>
            <w:rFonts w:ascii="Times New Roman" w:hAnsi="Times New Roman" w:cs="Times New Roman"/>
          </w:rPr>
          <w:delText>moderate-to-severe</w:delText>
        </w:r>
      </w:del>
      <w:ins w:id="148" w:author="Md Salek" w:date="2026-04-05T03:23:00Z" w16du:dateUtc="2026-04-04T21:23:00Z">
        <w:r w:rsidR="007B7C0B">
          <w:rPr>
            <w:rFonts w:ascii="Times New Roman" w:hAnsi="Times New Roman" w:cs="Times New Roman"/>
          </w:rPr>
          <w:t>moderate-severe</w:t>
        </w:r>
      </w:ins>
      <w:r w:rsidRPr="00CD1BD0">
        <w:rPr>
          <w:rFonts w:ascii="Times New Roman" w:hAnsi="Times New Roman" w:cs="Times New Roman"/>
        </w:rPr>
        <w:t xml:space="preserve"> depressive symptoms, confirming a non-trivial mental health burden. </w:t>
      </w:r>
      <w:del w:id="149" w:author="Md Salek" w:date="2026-04-05T02:59:00Z" w16du:dateUtc="2026-04-04T20:59:00Z">
        <w:r w:rsidRPr="00CD1BD0" w:rsidDel="008D3BD5">
          <w:rPr>
            <w:rFonts w:ascii="Times New Roman" w:hAnsi="Times New Roman" w:cs="Times New Roman"/>
          </w:rPr>
          <w:delText xml:space="preserve">Women’s decision-making autonomy was significantly associated with lower odds of depression at the national level (AOR = 0.63; 95% CI: 0.39–0.98), with a strong protective effect in rural areas (AOR = 0.44; 95% CI: 0.27–0.74), while no significant association was observed among urban women. </w:delText>
        </w:r>
      </w:del>
      <w:r w:rsidRPr="00CD1BD0">
        <w:rPr>
          <w:rFonts w:ascii="Times New Roman" w:hAnsi="Times New Roman" w:cs="Times New Roman"/>
        </w:rPr>
        <w:t xml:space="preserve">Spatial analysis revealed substantial geographic inequalities: central–northern districts, including Maseru, Berea, </w:t>
      </w:r>
      <w:proofErr w:type="spellStart"/>
      <w:r w:rsidRPr="00CD1BD0">
        <w:rPr>
          <w:rFonts w:ascii="Times New Roman" w:hAnsi="Times New Roman" w:cs="Times New Roman"/>
        </w:rPr>
        <w:t>Leribe</w:t>
      </w:r>
      <w:proofErr w:type="spellEnd"/>
      <w:r w:rsidRPr="00CD1BD0">
        <w:rPr>
          <w:rFonts w:ascii="Times New Roman" w:hAnsi="Times New Roman" w:cs="Times New Roman"/>
        </w:rPr>
        <w:t xml:space="preserve">, and </w:t>
      </w:r>
      <w:proofErr w:type="spellStart"/>
      <w:r w:rsidRPr="00CD1BD0">
        <w:rPr>
          <w:rFonts w:ascii="Times New Roman" w:hAnsi="Times New Roman" w:cs="Times New Roman"/>
        </w:rPr>
        <w:t>Butha</w:t>
      </w:r>
      <w:proofErr w:type="spellEnd"/>
      <w:r w:rsidRPr="00CD1BD0">
        <w:rPr>
          <w:rFonts w:ascii="Times New Roman" w:hAnsi="Times New Roman" w:cs="Times New Roman"/>
        </w:rPr>
        <w:t>-Buthe, had the highest prevalence of depression, whereas southern and south-western districts (</w:t>
      </w:r>
      <w:proofErr w:type="spellStart"/>
      <w:r w:rsidRPr="00CD1BD0">
        <w:rPr>
          <w:rFonts w:ascii="Times New Roman" w:hAnsi="Times New Roman" w:cs="Times New Roman"/>
        </w:rPr>
        <w:t>Quthing</w:t>
      </w:r>
      <w:proofErr w:type="spellEnd"/>
      <w:r w:rsidRPr="00CD1BD0">
        <w:rPr>
          <w:rFonts w:ascii="Times New Roman" w:hAnsi="Times New Roman" w:cs="Times New Roman"/>
        </w:rPr>
        <w:t>, Qacha’s Nek, Mohale’s Hoek, Mafeteng) exhibited the lowest autonomy and comparatively lower depression prevalence.</w:t>
      </w:r>
      <w:ins w:id="150" w:author="Md Salek" w:date="2026-04-05T02:59:00Z" w16du:dateUtc="2026-04-04T20:59:00Z">
        <w:r w:rsidR="008D3BD5">
          <w:rPr>
            <w:rFonts w:ascii="Times New Roman" w:hAnsi="Times New Roman" w:cs="Times New Roman"/>
          </w:rPr>
          <w:t xml:space="preserve"> </w:t>
        </w:r>
      </w:ins>
      <w:ins w:id="151" w:author="Md Salek" w:date="2026-04-05T02:59:00Z">
        <w:r w:rsidR="008D3BD5" w:rsidRPr="008D3BD5">
          <w:rPr>
            <w:rFonts w:ascii="Times New Roman" w:hAnsi="Times New Roman" w:cs="Times New Roman"/>
          </w:rPr>
          <w:t>These findings highlight the importance of women’s decision-making autonomy for mental health, particularly in rural areas, and underscore spatial disparities that warrant targeted interventions</w:t>
        </w:r>
      </w:ins>
      <w:ins w:id="152" w:author="Md Salek" w:date="2026-04-05T02:59:00Z" w16du:dateUtc="2026-04-04T20:59:00Z">
        <w:r w:rsidR="008D3BD5">
          <w:rPr>
            <w:rFonts w:ascii="Times New Roman" w:hAnsi="Times New Roman" w:cs="Times New Roman"/>
          </w:rPr>
          <w:t>.</w:t>
        </w:r>
      </w:ins>
      <w:ins w:id="153" w:author="Md Salek" w:date="2026-04-05T03:04:00Z" w16du:dateUtc="2026-04-04T21:04:00Z">
        <w:r w:rsidR="00A81F98">
          <w:rPr>
            <w:rFonts w:ascii="Times New Roman" w:hAnsi="Times New Roman" w:cs="Times New Roman"/>
          </w:rPr>
          <w:t xml:space="preserve"> </w:t>
        </w:r>
      </w:ins>
      <w:ins w:id="154" w:author="Md Salek" w:date="2026-04-05T03:04:00Z">
        <w:r w:rsidR="00A81F98" w:rsidRPr="00A81F98">
          <w:rPr>
            <w:rFonts w:ascii="Times New Roman" w:hAnsi="Times New Roman" w:cs="Times New Roman"/>
          </w:rPr>
          <w:t xml:space="preserve">These findings are interpreted within the social determinants of mental health </w:t>
        </w:r>
        <w:r w:rsidR="00A81F98" w:rsidRPr="00A81F98">
          <w:rPr>
            <w:rFonts w:ascii="Times New Roman" w:hAnsi="Times New Roman" w:cs="Times New Roman"/>
          </w:rPr>
          <w:lastRenderedPageBreak/>
          <w:t xml:space="preserve">framework, highlighting </w:t>
        </w:r>
      </w:ins>
      <w:ins w:id="155" w:author="Md Salek" w:date="2026-04-05T03:12:00Z" w16du:dateUtc="2026-04-04T21:12:00Z">
        <w:r w:rsidR="00A81F98" w:rsidRPr="00A81F98">
          <w:rPr>
            <w:rFonts w:ascii="Times New Roman" w:hAnsi="Times New Roman" w:cs="Times New Roman"/>
          </w:rPr>
          <w:t>those structural inequities, reproductive stressors, and decision-making autonomy</w:t>
        </w:r>
      </w:ins>
      <w:ins w:id="156" w:author="Md Salek" w:date="2026-04-05T03:04:00Z">
        <w:r w:rsidR="00A81F98" w:rsidRPr="00A81F98">
          <w:rPr>
            <w:rFonts w:ascii="Times New Roman" w:hAnsi="Times New Roman" w:cs="Times New Roman"/>
          </w:rPr>
          <w:t xml:space="preserve"> shape women’s vulnerability to depressive symptoms in Lesotho</w:t>
        </w:r>
      </w:ins>
      <w:ins w:id="157" w:author="Md Salek" w:date="2026-04-05T03:04:00Z" w16du:dateUtc="2026-04-04T21:04:00Z">
        <w:r w:rsidR="00A81F98">
          <w:rPr>
            <w:rFonts w:ascii="Times New Roman" w:hAnsi="Times New Roman" w:cs="Times New Roman"/>
          </w:rPr>
          <w:t>.</w:t>
        </w:r>
      </w:ins>
    </w:p>
    <w:p w14:paraId="7E9FB480" w14:textId="6711D431" w:rsidR="00A81F98" w:rsidRPr="00CD1BD0" w:rsidDel="00A81F98" w:rsidRDefault="00A81F98" w:rsidP="00161506">
      <w:pPr>
        <w:spacing w:line="480" w:lineRule="auto"/>
        <w:jc w:val="both"/>
        <w:rPr>
          <w:del w:id="158" w:author="Md Salek" w:date="2026-04-05T03:12:00Z" w16du:dateUtc="2026-04-04T21:12:00Z"/>
          <w:rFonts w:ascii="Times New Roman" w:hAnsi="Times New Roman" w:cs="Times New Roman"/>
        </w:rPr>
      </w:pPr>
      <w:ins w:id="159" w:author="Md Salek" w:date="2026-04-05T03:12:00Z">
        <w:r w:rsidRPr="00A81F98">
          <w:rPr>
            <w:rFonts w:ascii="Times New Roman" w:hAnsi="Times New Roman" w:cs="Times New Roman"/>
          </w:rPr>
          <w:t xml:space="preserve">Previous studies have shown that depressive symptoms are a growing concern in Southern Africa, particularly among women facing social and economic vulnerabilities </w:t>
        </w:r>
      </w:ins>
      <w:sdt>
        <w:sdtPr>
          <w:rPr>
            <w:rFonts w:ascii="Times New Roman" w:hAnsi="Times New Roman" w:cs="Times New Roman"/>
            <w:color w:val="000000"/>
          </w:rPr>
          <w:tag w:val="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"/>
          <w:id w:val="-1691131649"/>
          <w:placeholder>
            <w:docPart w:val="DefaultPlaceholder_-1854013440"/>
          </w:placeholder>
        </w:sdtPr>
        <w:sdtContent>
          <w:r w:rsidR="001F5262" w:rsidRPr="001F5262">
            <w:rPr>
              <w:rFonts w:ascii="Times New Roman" w:eastAsia="Times New Roman" w:hAnsi="Times New Roman" w:cs="Times New Roman"/>
              <w:color w:val="000000"/>
            </w:rPr>
            <w:t>(</w:t>
          </w:r>
          <w:proofErr w:type="spellStart"/>
          <w:r w:rsidR="001F5262" w:rsidRPr="001F5262">
            <w:rPr>
              <w:rFonts w:ascii="Times New Roman" w:eastAsia="Times New Roman" w:hAnsi="Times New Roman" w:cs="Times New Roman"/>
              <w:color w:val="000000"/>
            </w:rPr>
            <w:t>Melkam</w:t>
          </w:r>
          <w:proofErr w:type="spellEnd"/>
          <w:r w:rsidR="001F5262" w:rsidRPr="001F5262">
            <w:rPr>
              <w:rFonts w:ascii="Times New Roman" w:eastAsia="Times New Roman" w:hAnsi="Times New Roman" w:cs="Times New Roman"/>
              <w:color w:val="000000"/>
            </w:rPr>
            <w:t xml:space="preserve"> et al., 2025; Mokwena &amp; </w:t>
          </w:r>
          <w:proofErr w:type="spellStart"/>
          <w:r w:rsidR="001F5262" w:rsidRPr="001F5262">
            <w:rPr>
              <w:rFonts w:ascii="Times New Roman" w:eastAsia="Times New Roman" w:hAnsi="Times New Roman" w:cs="Times New Roman"/>
              <w:color w:val="000000"/>
            </w:rPr>
            <w:t>Makhozonke</w:t>
          </w:r>
          <w:proofErr w:type="spellEnd"/>
          <w:r w:rsidR="001F5262" w:rsidRPr="001F5262">
            <w:rPr>
              <w:rFonts w:ascii="Times New Roman" w:eastAsia="Times New Roman" w:hAnsi="Times New Roman" w:cs="Times New Roman"/>
              <w:color w:val="000000"/>
            </w:rPr>
            <w:t>, 2024)</w:t>
          </w:r>
        </w:sdtContent>
      </w:sdt>
      <w:ins w:id="160" w:author="Md Salek" w:date="2026-04-05T03:12:00Z">
        <w:r w:rsidRPr="00A81F98">
          <w:rPr>
            <w:rFonts w:ascii="Times New Roman" w:hAnsi="Times New Roman" w:cs="Times New Roman"/>
          </w:rPr>
          <w:t>. Our study adds new evidence by linking decision-making autonomy directly to depressive symptoms at both national and spatial levels, highlighting rural–urban and geographic disparities</w:t>
        </w:r>
      </w:ins>
      <w:ins w:id="161" w:author="Md Salek" w:date="2026-04-05T03:37:00Z" w16du:dateUtc="2026-04-04T21:37:00Z">
        <w:r w:rsidR="003E1623">
          <w:rPr>
            <w:rFonts w:ascii="Times New Roman" w:hAnsi="Times New Roman" w:cs="Times New Roman"/>
          </w:rPr>
          <w:t xml:space="preserve"> </w:t>
        </w:r>
      </w:ins>
      <w:sdt>
        <w:sdtPr>
          <w:rPr>
            <w:rFonts w:ascii="Times New Roman" w:hAnsi="Times New Roman" w:cs="Times New Roman"/>
            <w:color w:val="000000"/>
          </w:rPr>
          <w:tag w:val="MENDELEY_CITATION_v3_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"/>
          <w:id w:val="554427089"/>
          <w:placeholder>
            <w:docPart w:val="DefaultPlaceholder_-1854013440"/>
          </w:placeholder>
        </w:sdtPr>
        <w:sdtContent>
          <w:r w:rsidR="001F5262" w:rsidRPr="001F5262">
            <w:rPr>
              <w:rFonts w:ascii="Times New Roman" w:hAnsi="Times New Roman" w:cs="Times New Roman"/>
              <w:color w:val="000000"/>
            </w:rPr>
            <w:t xml:space="preserve">(Noor, Siddique, </w:t>
          </w:r>
          <w:proofErr w:type="spellStart"/>
          <w:r w:rsidR="001F5262" w:rsidRPr="001F5262">
            <w:rPr>
              <w:rFonts w:ascii="Times New Roman" w:hAnsi="Times New Roman" w:cs="Times New Roman"/>
              <w:color w:val="000000"/>
            </w:rPr>
            <w:t>Yeasar</w:t>
          </w:r>
          <w:proofErr w:type="spellEnd"/>
          <w:r w:rsidR="001F5262" w:rsidRPr="001F5262">
            <w:rPr>
              <w:rFonts w:ascii="Times New Roman" w:hAnsi="Times New Roman" w:cs="Times New Roman"/>
              <w:color w:val="000000"/>
            </w:rPr>
            <w:t>, et al., 2025)</w:t>
          </w:r>
        </w:sdtContent>
      </w:sdt>
      <w:ins w:id="162" w:author="Md Salek" w:date="2026-04-05T03:12:00Z">
        <w:r w:rsidRPr="00A81F98">
          <w:rPr>
            <w:rFonts w:ascii="Times New Roman" w:hAnsi="Times New Roman" w:cs="Times New Roman"/>
          </w:rPr>
          <w:t>.</w:t>
        </w:r>
      </w:ins>
    </w:p>
    <w:p w14:paraId="75AC18F6" w14:textId="66F2D09C" w:rsidR="00A81F98" w:rsidRDefault="00D16EE6" w:rsidP="00810B41">
      <w:pPr>
        <w:spacing w:line="480" w:lineRule="auto"/>
        <w:jc w:val="both"/>
        <w:rPr>
          <w:ins w:id="163" w:author="Md Salek" w:date="2026-04-05T03:14:00Z" w16du:dateUtc="2026-04-04T21:14:00Z"/>
          <w:rFonts w:ascii="Times New Roman" w:hAnsi="Times New Roman" w:cs="Times New Roman"/>
        </w:rPr>
      </w:pPr>
      <w:r w:rsidRPr="00637E91">
        <w:rPr>
          <w:rFonts w:ascii="Times New Roman" w:hAnsi="Times New Roman" w:cs="Times New Roman"/>
        </w:rPr>
        <w:t xml:space="preserve">According to our findings, the sample proportion of rural residents was a little bit higher (55%), but the rates of depressive symptoms were slightly higher in women in the urban group. </w:t>
      </w:r>
      <w:ins w:id="164" w:author="Md Salek" w:date="2026-04-05T03:20:00Z" w16du:dateUtc="2026-04-04T21:20:00Z">
        <w:r w:rsidR="00E12DC4" w:rsidRPr="00A051B6">
          <w:rPr>
            <w:rFonts w:ascii="Times New Roman" w:hAnsi="Times New Roman" w:cs="Times New Roman"/>
          </w:rPr>
          <w:t>The observed rural–urban differences may reflect the distinct social and economic environments in Lesotho</w:t>
        </w:r>
        <w:r w:rsidR="00E12DC4">
          <w:rPr>
            <w:rFonts w:ascii="Times New Roman" w:hAnsi="Times New Roman" w:cs="Times New Roman"/>
          </w:rPr>
          <w:t xml:space="preserve">. </w:t>
        </w:r>
        <w:r w:rsidR="00E12DC4" w:rsidRPr="00A051B6">
          <w:rPr>
            <w:rFonts w:ascii="Times New Roman" w:hAnsi="Times New Roman" w:cs="Times New Roman"/>
          </w:rPr>
          <w:t>Although rural women are not easily accessible to professional mental health care providers, their social and family networks provide them with more advantages in terms of making decisions and dealing with problems, increasing the protective value of autonomy</w:t>
        </w:r>
      </w:ins>
      <w:ins w:id="165" w:author="Md Salek" w:date="2026-04-05T03:38:00Z" w16du:dateUtc="2026-04-04T21:38:00Z">
        <w:r w:rsidR="003E1623">
          <w:rPr>
            <w:rFonts w:ascii="Times New Roman" w:hAnsi="Times New Roman" w:cs="Times New Roman"/>
          </w:rPr>
          <w:t xml:space="preserve"> </w:t>
        </w:r>
      </w:ins>
      <w:sdt>
        <w:sdtPr>
          <w:rPr>
            <w:rFonts w:ascii="Times New Roman" w:hAnsi="Times New Roman" w:cs="Times New Roman"/>
            <w:color w:val="000000"/>
          </w:rPr>
          <w:tag w:val="MENDELEY_CITATION_v3_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"/>
          <w:id w:val="1213069719"/>
          <w:placeholder>
            <w:docPart w:val="DefaultPlaceholder_-1854013440"/>
          </w:placeholder>
        </w:sdtPr>
        <w:sdtContent>
          <w:r w:rsidR="001F5262" w:rsidRPr="001F5262">
            <w:rPr>
              <w:rFonts w:ascii="Times New Roman" w:hAnsi="Times New Roman" w:cs="Times New Roman"/>
              <w:color w:val="000000"/>
            </w:rPr>
            <w:t>(Acharya et al., 2010b; Ameyaw et al., 2016)</w:t>
          </w:r>
        </w:sdtContent>
      </w:sdt>
      <w:ins w:id="166" w:author="Md Salek" w:date="2026-04-05T03:20:00Z" w16du:dateUtc="2026-04-04T21:20:00Z">
        <w:r w:rsidR="00E12DC4" w:rsidRPr="00A051B6">
          <w:rPr>
            <w:rFonts w:ascii="Times New Roman" w:hAnsi="Times New Roman" w:cs="Times New Roman"/>
          </w:rPr>
          <w:t>. On the other hand, even though urban women have more resources at their disposal, they are more prone to economic hardship, social isolation, and urban stress, all of which reduce the protective nature of autonomy on depression</w:t>
        </w:r>
      </w:ins>
      <w:ins w:id="167" w:author="Md Salek" w:date="2026-04-05T03:38:00Z" w16du:dateUtc="2026-04-04T21:38:00Z">
        <w:r w:rsidR="003E1623">
          <w:rPr>
            <w:rFonts w:ascii="Times New Roman" w:hAnsi="Times New Roman" w:cs="Times New Roman"/>
          </w:rPr>
          <w:t xml:space="preserve"> </w:t>
        </w:r>
      </w:ins>
      <w:sdt>
        <w:sdtPr>
          <w:rPr>
            <w:rFonts w:ascii="Times New Roman" w:hAnsi="Times New Roman" w:cs="Times New Roman"/>
            <w:color w:val="000000"/>
          </w:rPr>
          <w:tag w:val="MENDELEY_CITATION_v3_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"/>
          <w:id w:val="-1510201619"/>
          <w:placeholder>
            <w:docPart w:val="DefaultPlaceholder_-1854013440"/>
          </w:placeholder>
        </w:sdtPr>
        <w:sdtContent>
          <w:r w:rsidR="001F5262" w:rsidRPr="001F5262">
            <w:rPr>
              <w:rFonts w:ascii="Times New Roman" w:hAnsi="Times New Roman" w:cs="Times New Roman"/>
              <w:color w:val="000000"/>
            </w:rPr>
            <w:t>(</w:t>
          </w:r>
          <w:proofErr w:type="spellStart"/>
          <w:r w:rsidR="001F5262" w:rsidRPr="001F5262">
            <w:rPr>
              <w:rFonts w:ascii="Times New Roman" w:hAnsi="Times New Roman" w:cs="Times New Roman"/>
              <w:color w:val="000000"/>
            </w:rPr>
            <w:t>Antabe</w:t>
          </w:r>
          <w:proofErr w:type="spellEnd"/>
          <w:r w:rsidR="001F5262" w:rsidRPr="001F5262">
            <w:rPr>
              <w:rFonts w:ascii="Times New Roman" w:hAnsi="Times New Roman" w:cs="Times New Roman"/>
              <w:color w:val="000000"/>
            </w:rPr>
            <w:t xml:space="preserve"> et al., 2025)</w:t>
          </w:r>
        </w:sdtContent>
      </w:sdt>
      <w:ins w:id="168" w:author="Md Salek" w:date="2026-04-05T03:20:00Z" w16du:dateUtc="2026-04-04T21:20:00Z">
        <w:r w:rsidR="00E12DC4">
          <w:rPr>
            <w:rFonts w:ascii="Times New Roman" w:hAnsi="Times New Roman" w:cs="Times New Roman"/>
          </w:rPr>
          <w:t xml:space="preserve">. </w:t>
        </w:r>
      </w:ins>
      <w:r w:rsidRPr="00637E91">
        <w:rPr>
          <w:rFonts w:ascii="Times New Roman" w:hAnsi="Times New Roman" w:cs="Times New Roman"/>
        </w:rPr>
        <w:t>This is contrary to other LMIC studies where urban women can usually report improved mental health outcomes because of increased socioeconomic resources</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"/>
          <w:id w:val="-1999486905"/>
          <w:placeholder>
            <w:docPart w:val="DefaultPlaceholder_-1854013440"/>
          </w:placeholder>
        </w:sdtPr>
        <w:sdtContent>
          <w:r w:rsidR="001F5262" w:rsidRPr="001F5262">
            <w:rPr>
              <w:rFonts w:ascii="Times New Roman" w:hAnsi="Times New Roman" w:cs="Times New Roman"/>
              <w:color w:val="000000"/>
            </w:rPr>
            <w:t>(</w:t>
          </w:r>
          <w:proofErr w:type="spellStart"/>
          <w:r w:rsidR="001F5262" w:rsidRPr="001F5262">
            <w:rPr>
              <w:rFonts w:ascii="Times New Roman" w:hAnsi="Times New Roman" w:cs="Times New Roman"/>
              <w:color w:val="000000"/>
            </w:rPr>
            <w:t>Asmare</w:t>
          </w:r>
          <w:proofErr w:type="spellEnd"/>
          <w:r w:rsidR="001F5262" w:rsidRPr="001F5262">
            <w:rPr>
              <w:rFonts w:ascii="Times New Roman" w:hAnsi="Times New Roman" w:cs="Times New Roman"/>
              <w:color w:val="000000"/>
            </w:rPr>
            <w:t xml:space="preserve"> et al., 2026)</w:t>
          </w:r>
        </w:sdtContent>
      </w:sdt>
      <w:r w:rsidRPr="00637E91">
        <w:rPr>
          <w:rFonts w:ascii="Times New Roman" w:hAnsi="Times New Roman" w:cs="Times New Roman"/>
        </w:rPr>
        <w:t>. However, in Lesotho, urban life can be accompanied by a greater exposure to stressors, including economic, social isolation or urban poverty, which may at least partly be responsible for the observed urban vulnerability</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"/>
          <w:id w:val="1021516977"/>
          <w:placeholder>
            <w:docPart w:val="DefaultPlaceholder_-1854013440"/>
          </w:placeholder>
        </w:sdtPr>
        <w:sdtContent>
          <w:r w:rsidR="001F5262" w:rsidRPr="001F5262">
            <w:rPr>
              <w:rFonts w:ascii="Times New Roman" w:eastAsia="Times New Roman" w:hAnsi="Times New Roman" w:cs="Times New Roman"/>
              <w:color w:val="000000"/>
            </w:rPr>
            <w:t xml:space="preserve">(Mokwena &amp; </w:t>
          </w:r>
          <w:proofErr w:type="spellStart"/>
          <w:r w:rsidR="001F5262" w:rsidRPr="001F5262">
            <w:rPr>
              <w:rFonts w:ascii="Times New Roman" w:eastAsia="Times New Roman" w:hAnsi="Times New Roman" w:cs="Times New Roman"/>
              <w:color w:val="000000"/>
            </w:rPr>
            <w:t>Makhozonke</w:t>
          </w:r>
          <w:proofErr w:type="spellEnd"/>
          <w:r w:rsidR="001F5262" w:rsidRPr="001F5262">
            <w:rPr>
              <w:rFonts w:ascii="Times New Roman" w:eastAsia="Times New Roman" w:hAnsi="Times New Roman" w:cs="Times New Roman"/>
              <w:color w:val="000000"/>
            </w:rPr>
            <w:t>, 2024)</w:t>
          </w:r>
        </w:sdtContent>
      </w:sdt>
      <w:r w:rsidRPr="00637E91">
        <w:rPr>
          <w:rFonts w:ascii="Times New Roman" w:hAnsi="Times New Roman" w:cs="Times New Roman"/>
        </w:rPr>
        <w:t>. It was determined that events and pressures in early life including the earlier age of first birth, earlier sexual initiation, earlier cohabitation, and pregnancy loss were connected with increased depressive symptomatology</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"/>
          <w:id w:val="-1187989147"/>
          <w:placeholder>
            <w:docPart w:val="DefaultPlaceholder_-1854013440"/>
          </w:placeholder>
        </w:sdtPr>
        <w:sdtContent>
          <w:r w:rsidR="001F5262" w:rsidRPr="001F5262">
            <w:rPr>
              <w:rFonts w:ascii="Times New Roman" w:hAnsi="Times New Roman" w:cs="Times New Roman"/>
              <w:color w:val="000000"/>
            </w:rPr>
            <w:t xml:space="preserve">(Moeti et al., 2022; </w:t>
          </w:r>
          <w:r w:rsidR="001F5262" w:rsidRPr="001F5262">
            <w:rPr>
              <w:rFonts w:ascii="Times New Roman" w:hAnsi="Times New Roman" w:cs="Times New Roman"/>
              <w:color w:val="000000"/>
            </w:rPr>
            <w:lastRenderedPageBreak/>
            <w:t>Russell et al., 2021)</w:t>
          </w:r>
        </w:sdtContent>
      </w:sdt>
      <w:r w:rsidRPr="00637E91">
        <w:rPr>
          <w:rFonts w:ascii="Times New Roman" w:hAnsi="Times New Roman" w:cs="Times New Roman"/>
        </w:rPr>
        <w:t>. These results are in line with the previous studies that associate reproductive stressors and early life transitions to mental health vulnerability in the long term as a woman</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"/>
          <w:id w:val="-46376572"/>
          <w:placeholder>
            <w:docPart w:val="DefaultPlaceholder_-1854013440"/>
          </w:placeholder>
        </w:sdtPr>
        <w:sdtContent>
          <w:r w:rsidR="001F5262" w:rsidRPr="001F5262">
            <w:rPr>
              <w:rFonts w:ascii="Times New Roman" w:hAnsi="Times New Roman" w:cs="Times New Roman"/>
              <w:color w:val="000000"/>
            </w:rPr>
            <w:t>(</w:t>
          </w:r>
          <w:proofErr w:type="spellStart"/>
          <w:r w:rsidR="001F5262" w:rsidRPr="001F5262">
            <w:rPr>
              <w:rFonts w:ascii="Times New Roman" w:hAnsi="Times New Roman" w:cs="Times New Roman"/>
              <w:color w:val="000000"/>
            </w:rPr>
            <w:t>Bushu</w:t>
          </w:r>
          <w:proofErr w:type="spellEnd"/>
          <w:r w:rsidR="001F5262" w:rsidRPr="001F5262">
            <w:rPr>
              <w:rFonts w:ascii="Times New Roman" w:hAnsi="Times New Roman" w:cs="Times New Roman"/>
              <w:color w:val="000000"/>
            </w:rPr>
            <w:t xml:space="preserve"> et al., 2025)</w:t>
          </w:r>
        </w:sdtContent>
      </w:sdt>
      <w:r w:rsidRPr="00637E91">
        <w:rPr>
          <w:rFonts w:ascii="Times New Roman" w:hAnsi="Times New Roman" w:cs="Times New Roman"/>
        </w:rPr>
        <w:t xml:space="preserve">. It is important to note that the </w:t>
      </w:r>
      <w:ins w:id="169" w:author="Md Salek" w:date="2026-04-05T03:19:00Z" w16du:dateUtc="2026-04-04T21:19:00Z">
        <w:r w:rsidR="00E32383">
          <w:rPr>
            <w:rFonts w:ascii="Times New Roman" w:hAnsi="Times New Roman" w:cs="Times New Roman"/>
          </w:rPr>
          <w:t>association</w:t>
        </w:r>
      </w:ins>
      <w:del w:id="170" w:author="Md Salek" w:date="2026-04-05T03:19:00Z" w16du:dateUtc="2026-04-04T21:19:00Z">
        <w:r w:rsidRPr="00637E91" w:rsidDel="00E32383">
          <w:rPr>
            <w:rFonts w:ascii="Times New Roman" w:hAnsi="Times New Roman" w:cs="Times New Roman"/>
          </w:rPr>
          <w:delText>correlation</w:delText>
        </w:r>
      </w:del>
      <w:r w:rsidRPr="00637E91">
        <w:rPr>
          <w:rFonts w:ascii="Times New Roman" w:hAnsi="Times New Roman" w:cs="Times New Roman"/>
        </w:rPr>
        <w:t xml:space="preserve"> between the depressive symptoms and pregnancy loss highlights the urgent necessity of providing women with reproductive difficulties with a specific kind of psychosocial assistance</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"/>
          <w:id w:val="1049800644"/>
          <w:placeholder>
            <w:docPart w:val="DefaultPlaceholder_-1854013440"/>
          </w:placeholder>
        </w:sdtPr>
        <w:sdtContent>
          <w:r w:rsidR="001F5262" w:rsidRPr="001F5262">
            <w:rPr>
              <w:rFonts w:ascii="Times New Roman" w:hAnsi="Times New Roman" w:cs="Times New Roman"/>
              <w:color w:val="000000"/>
            </w:rPr>
            <w:t>(Boakye et al., 2025)</w:t>
          </w:r>
        </w:sdtContent>
      </w:sdt>
      <w:r w:rsidRPr="00637E91">
        <w:rPr>
          <w:rFonts w:ascii="Times New Roman" w:hAnsi="Times New Roman" w:cs="Times New Roman"/>
        </w:rPr>
        <w:t xml:space="preserve">. </w:t>
      </w:r>
    </w:p>
    <w:p w14:paraId="77C8532B" w14:textId="4C93349C" w:rsidR="00A81F98" w:rsidRDefault="00A81F98" w:rsidP="00810B41">
      <w:pPr>
        <w:spacing w:line="480" w:lineRule="auto"/>
        <w:jc w:val="both"/>
        <w:rPr>
          <w:ins w:id="171" w:author="Md Salek" w:date="2026-04-05T03:14:00Z" w16du:dateUtc="2026-04-04T21:14:00Z"/>
          <w:rFonts w:ascii="Times New Roman" w:hAnsi="Times New Roman" w:cs="Times New Roman"/>
        </w:rPr>
      </w:pPr>
      <w:ins w:id="172" w:author="Md Salek" w:date="2026-04-05T03:14:00Z">
        <w:r w:rsidRPr="00A81F98">
          <w:rPr>
            <w:rFonts w:ascii="Times New Roman" w:hAnsi="Times New Roman" w:cs="Times New Roman"/>
          </w:rPr>
          <w:t>Taken together, these findings suggest that empowering women in decision-making and addressing early-life reproductive stressors are critical for reducing depressive symptoms. The implications for policy include designing context-specific, equity-oriented interventions that combine reproductive and mental health support, with particular attention to rural areas and high-burden districts.</w:t>
        </w:r>
      </w:ins>
    </w:p>
    <w:p w14:paraId="455454AD" w14:textId="641688B9" w:rsidR="00D16EE6" w:rsidRDefault="00D16EE6" w:rsidP="00810B41">
      <w:pPr>
        <w:spacing w:line="480" w:lineRule="auto"/>
        <w:jc w:val="both"/>
        <w:rPr>
          <w:ins w:id="173" w:author="Md Salek" w:date="2026-04-05T03:14:00Z" w16du:dateUtc="2026-04-04T21:14:00Z"/>
          <w:rFonts w:ascii="Times New Roman" w:hAnsi="Times New Roman" w:cs="Times New Roman"/>
        </w:rPr>
      </w:pPr>
      <w:r w:rsidRPr="00637E91">
        <w:rPr>
          <w:rFonts w:ascii="Times New Roman" w:hAnsi="Times New Roman" w:cs="Times New Roman"/>
        </w:rPr>
        <w:t xml:space="preserve">Less education and unemployment and poor household wealth were also </w:t>
      </w:r>
      <w:r w:rsidR="007C58A3" w:rsidRPr="00CD1BD0">
        <w:rPr>
          <w:rFonts w:ascii="Times New Roman" w:hAnsi="Times New Roman" w:cs="Times New Roman"/>
        </w:rPr>
        <w:t>associated</w:t>
      </w:r>
      <w:r w:rsidRPr="00637E91">
        <w:rPr>
          <w:rFonts w:ascii="Times New Roman" w:hAnsi="Times New Roman" w:cs="Times New Roman"/>
        </w:rPr>
        <w:t xml:space="preserve"> with it but with slightly high prevalence of depression, though it was within the same confidence interval</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"/>
          <w:id w:val="-1124922915"/>
          <w:placeholder>
            <w:docPart w:val="DefaultPlaceholder_-1854013440"/>
          </w:placeholder>
        </w:sdtPr>
        <w:sdtContent>
          <w:r w:rsidR="001F5262" w:rsidRPr="001F5262">
            <w:rPr>
              <w:rFonts w:ascii="Times New Roman" w:hAnsi="Times New Roman" w:cs="Times New Roman"/>
              <w:color w:val="000000"/>
            </w:rPr>
            <w:t>(Quenby et al., 2021)</w:t>
          </w:r>
        </w:sdtContent>
      </w:sdt>
      <w:r w:rsidRPr="00637E91">
        <w:rPr>
          <w:rFonts w:ascii="Times New Roman" w:hAnsi="Times New Roman" w:cs="Times New Roman"/>
        </w:rPr>
        <w:t>. This is in line with the current social determinants of mental health framework that identifies structural inequities as a way of aggravating the risk factors on the individual level</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"/>
          <w:id w:val="-585071932"/>
          <w:placeholder>
            <w:docPart w:val="DefaultPlaceholder_-1854013440"/>
          </w:placeholder>
        </w:sdtPr>
        <w:sdtContent>
          <w:r w:rsidR="001F5262" w:rsidRPr="001F5262">
            <w:rPr>
              <w:rFonts w:ascii="Times New Roman" w:hAnsi="Times New Roman" w:cs="Times New Roman"/>
              <w:color w:val="000000"/>
            </w:rPr>
            <w:t>(Alkema et al., 2016)</w:t>
          </w:r>
        </w:sdtContent>
      </w:sdt>
      <w:r w:rsidRPr="00637E91">
        <w:rPr>
          <w:rFonts w:ascii="Times New Roman" w:hAnsi="Times New Roman" w:cs="Times New Roman"/>
        </w:rPr>
        <w:t xml:space="preserve">. In the national level, autonomy in making decisions </w:t>
      </w:r>
      <w:r w:rsidRPr="00CD1BD0">
        <w:rPr>
          <w:rFonts w:ascii="Times New Roman" w:hAnsi="Times New Roman" w:cs="Times New Roman"/>
        </w:rPr>
        <w:t>showed lower odds</w:t>
      </w:r>
      <w:r w:rsidRPr="00637E91">
        <w:rPr>
          <w:rFonts w:ascii="Times New Roman" w:hAnsi="Times New Roman" w:cs="Times New Roman"/>
        </w:rPr>
        <w:t xml:space="preserve"> with depression </w:t>
      </w:r>
      <w:del w:id="174" w:author="Md Salek" w:date="2026-04-05T03:40:00Z" w16du:dateUtc="2026-04-04T21:40:00Z">
        <w:r w:rsidRPr="00637E91" w:rsidDel="003E1623">
          <w:rPr>
            <w:rFonts w:ascii="Times New Roman" w:hAnsi="Times New Roman" w:cs="Times New Roman"/>
          </w:rPr>
          <w:delText>(AOR = 0.63; 95% CI: 0.39</w:delText>
        </w:r>
        <w:r w:rsidRPr="00CD1BD0" w:rsidDel="003E1623">
          <w:rPr>
            <w:rFonts w:ascii="Times New Roman" w:hAnsi="Times New Roman" w:cs="Times New Roman"/>
          </w:rPr>
          <w:delText>-</w:delText>
        </w:r>
        <w:r w:rsidRPr="00637E91" w:rsidDel="003E1623">
          <w:rPr>
            <w:rFonts w:ascii="Times New Roman" w:hAnsi="Times New Roman" w:cs="Times New Roman"/>
          </w:rPr>
          <w:delText>0.98)</w:delText>
        </w:r>
      </w:del>
      <w:r w:rsidRPr="00637E91">
        <w:rPr>
          <w:rFonts w:ascii="Times New Roman" w:hAnsi="Times New Roman" w:cs="Times New Roman"/>
        </w:rPr>
        <w:t xml:space="preserve">, and this </w:t>
      </w:r>
      <w:r w:rsidRPr="00CD1BD0">
        <w:rPr>
          <w:rFonts w:ascii="Times New Roman" w:hAnsi="Times New Roman" w:cs="Times New Roman"/>
        </w:rPr>
        <w:t>association</w:t>
      </w:r>
      <w:r w:rsidRPr="00637E91">
        <w:rPr>
          <w:rFonts w:ascii="Times New Roman" w:hAnsi="Times New Roman" w:cs="Times New Roman"/>
        </w:rPr>
        <w:t xml:space="preserve"> was even stronger in rural settings </w:t>
      </w:r>
      <w:del w:id="175" w:author="Md Salek" w:date="2026-04-05T03:40:00Z" w16du:dateUtc="2026-04-04T21:40:00Z">
        <w:r w:rsidRPr="00637E91" w:rsidDel="003E1623">
          <w:rPr>
            <w:rFonts w:ascii="Times New Roman" w:hAnsi="Times New Roman" w:cs="Times New Roman"/>
          </w:rPr>
          <w:delText>(AOR = 0.44; 95% CI: 0.27</w:delText>
        </w:r>
        <w:r w:rsidRPr="00CD1BD0" w:rsidDel="003E1623">
          <w:rPr>
            <w:rFonts w:ascii="Times New Roman" w:hAnsi="Times New Roman" w:cs="Times New Roman"/>
          </w:rPr>
          <w:delText>-</w:delText>
        </w:r>
        <w:r w:rsidRPr="00637E91" w:rsidDel="003E1623">
          <w:rPr>
            <w:rFonts w:ascii="Times New Roman" w:hAnsi="Times New Roman" w:cs="Times New Roman"/>
          </w:rPr>
          <w:delText>0.97)</w:delText>
        </w:r>
      </w:del>
      <w:r w:rsidRPr="00637E91">
        <w:rPr>
          <w:rFonts w:ascii="Times New Roman" w:hAnsi="Times New Roman" w:cs="Times New Roman"/>
        </w:rPr>
        <w:t xml:space="preserve">. The results are consistent with other studies on Southern Africa that showed women empowerment and autonomy to be protective against depressive </w:t>
      </w:r>
      <w:r w:rsidRPr="00CD1BD0">
        <w:rPr>
          <w:rFonts w:ascii="Times New Roman" w:hAnsi="Times New Roman" w:cs="Times New Roman"/>
        </w:rPr>
        <w:t>symptoms</w:t>
      </w:r>
      <w:r w:rsidR="007C58A3"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"/>
          <w:id w:val="454138685"/>
          <w:placeholder>
            <w:docPart w:val="DefaultPlaceholder_-1854013440"/>
          </w:placeholder>
        </w:sdtPr>
        <w:sdtContent>
          <w:r w:rsidR="001F5262" w:rsidRPr="001F5262">
            <w:rPr>
              <w:rFonts w:ascii="Times New Roman" w:hAnsi="Times New Roman" w:cs="Times New Roman"/>
              <w:color w:val="000000"/>
            </w:rPr>
            <w:t>(Miller et al., 2016)</w:t>
          </w:r>
        </w:sdtContent>
      </w:sdt>
      <w:r w:rsidRPr="00CD1BD0">
        <w:rPr>
          <w:rFonts w:ascii="Times New Roman" w:hAnsi="Times New Roman" w:cs="Times New Roman"/>
        </w:rPr>
        <w:t>.</w:t>
      </w:r>
      <w:r w:rsidRPr="00637E91">
        <w:rPr>
          <w:rFonts w:ascii="Times New Roman" w:hAnsi="Times New Roman" w:cs="Times New Roman"/>
        </w:rPr>
        <w:t xml:space="preserve"> </w:t>
      </w:r>
      <w:r w:rsidR="00290C7E" w:rsidRPr="00CD1BD0">
        <w:rPr>
          <w:rFonts w:ascii="Times New Roman" w:hAnsi="Times New Roman" w:cs="Times New Roman"/>
        </w:rPr>
        <w:t xml:space="preserve">The predictive performance of the multivariable model was modest around (AUC = 0.68), indicating fair discrimination. While the model performs better than chance, it does not achieve a level of accuracy sufficient for individual-level prediction. This is consistent with prior population-based mental health studies, where complex psychosocial outcomes are influenced by unmeasured factors such as interpersonal relationships, trauma, and </w:t>
      </w:r>
      <w:r w:rsidR="00290C7E" w:rsidRPr="00CD1BD0">
        <w:rPr>
          <w:rFonts w:ascii="Times New Roman" w:hAnsi="Times New Roman" w:cs="Times New Roman"/>
        </w:rPr>
        <w:lastRenderedPageBreak/>
        <w:t>social norms</w:t>
      </w:r>
      <w:r w:rsidR="00921E7D"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"/>
          <w:id w:val="383679739"/>
          <w:placeholder>
            <w:docPart w:val="DefaultPlaceholder_-1854013440"/>
          </w:placeholder>
        </w:sdtPr>
        <w:sdtContent>
          <w:r w:rsidR="001F5262" w:rsidRPr="001F5262">
            <w:rPr>
              <w:rFonts w:ascii="Times New Roman" w:hAnsi="Times New Roman" w:cs="Times New Roman"/>
              <w:color w:val="000000"/>
            </w:rPr>
            <w:t>(</w:t>
          </w:r>
          <w:proofErr w:type="spellStart"/>
          <w:r w:rsidR="001F5262" w:rsidRPr="001F5262">
            <w:rPr>
              <w:rFonts w:ascii="Times New Roman" w:hAnsi="Times New Roman" w:cs="Times New Roman"/>
              <w:color w:val="000000"/>
            </w:rPr>
            <w:t>Ostovar</w:t>
          </w:r>
          <w:proofErr w:type="spellEnd"/>
          <w:r w:rsidR="001F5262" w:rsidRPr="001F5262">
            <w:rPr>
              <w:rFonts w:ascii="Times New Roman" w:hAnsi="Times New Roman" w:cs="Times New Roman"/>
              <w:color w:val="000000"/>
            </w:rPr>
            <w:t xml:space="preserve"> et al., 2025)</w:t>
          </w:r>
        </w:sdtContent>
      </w:sdt>
      <w:r w:rsidR="00290C7E" w:rsidRPr="00CD1BD0">
        <w:rPr>
          <w:rFonts w:ascii="Times New Roman" w:hAnsi="Times New Roman" w:cs="Times New Roman"/>
        </w:rPr>
        <w:t xml:space="preserve">. </w:t>
      </w:r>
      <w:r w:rsidRPr="00637E91">
        <w:rPr>
          <w:rFonts w:ascii="Times New Roman" w:hAnsi="Times New Roman" w:cs="Times New Roman"/>
        </w:rPr>
        <w:t xml:space="preserve">As another finding of our spatial analyses, central-northern districts </w:t>
      </w:r>
      <w:r w:rsidRPr="00CD1BD0">
        <w:rPr>
          <w:rFonts w:ascii="Times New Roman" w:hAnsi="Times New Roman" w:cs="Times New Roman"/>
        </w:rPr>
        <w:t xml:space="preserve">showed </w:t>
      </w:r>
      <w:r w:rsidRPr="00637E91">
        <w:rPr>
          <w:rFonts w:ascii="Times New Roman" w:hAnsi="Times New Roman" w:cs="Times New Roman"/>
        </w:rPr>
        <w:t>more depression prevalence whereas southern and south-western provinces (</w:t>
      </w:r>
      <w:proofErr w:type="spellStart"/>
      <w:r w:rsidRPr="00637E91">
        <w:rPr>
          <w:rFonts w:ascii="Times New Roman" w:hAnsi="Times New Roman" w:cs="Times New Roman"/>
        </w:rPr>
        <w:t>Quthing</w:t>
      </w:r>
      <w:proofErr w:type="spellEnd"/>
      <w:r w:rsidRPr="00637E91">
        <w:rPr>
          <w:rFonts w:ascii="Times New Roman" w:hAnsi="Times New Roman" w:cs="Times New Roman"/>
        </w:rPr>
        <w:t xml:space="preserve">, Qacha Nek, Mafeteng, Mohale Hoek) </w:t>
      </w:r>
      <w:r w:rsidRPr="00CD1BD0">
        <w:rPr>
          <w:rFonts w:ascii="Times New Roman" w:hAnsi="Times New Roman" w:cs="Times New Roman"/>
        </w:rPr>
        <w:t>showed</w:t>
      </w:r>
      <w:r w:rsidRPr="00637E91">
        <w:rPr>
          <w:rFonts w:ascii="Times New Roman" w:hAnsi="Times New Roman" w:cs="Times New Roman"/>
        </w:rPr>
        <w:t xml:space="preserve"> more autonomy and less depression</w:t>
      </w:r>
      <w:r w:rsidR="00921E7D"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"/>
          <w:id w:val="-1926798069"/>
          <w:placeholder>
            <w:docPart w:val="DefaultPlaceholder_-1854013440"/>
          </w:placeholder>
        </w:sdtPr>
        <w:sdtContent>
          <w:r w:rsidR="001F5262" w:rsidRPr="001F5262">
            <w:rPr>
              <w:rFonts w:ascii="Times New Roman" w:eastAsia="Times New Roman" w:hAnsi="Times New Roman" w:cs="Times New Roman"/>
              <w:color w:val="000000"/>
            </w:rPr>
            <w:t xml:space="preserve">(DHS Program, 2023; Mokwena &amp; </w:t>
          </w:r>
          <w:proofErr w:type="spellStart"/>
          <w:r w:rsidR="001F5262" w:rsidRPr="001F5262">
            <w:rPr>
              <w:rFonts w:ascii="Times New Roman" w:eastAsia="Times New Roman" w:hAnsi="Times New Roman" w:cs="Times New Roman"/>
              <w:color w:val="000000"/>
            </w:rPr>
            <w:t>Makhozonke</w:t>
          </w:r>
          <w:proofErr w:type="spellEnd"/>
          <w:r w:rsidR="001F5262" w:rsidRPr="001F5262">
            <w:rPr>
              <w:rFonts w:ascii="Times New Roman" w:eastAsia="Times New Roman" w:hAnsi="Times New Roman" w:cs="Times New Roman"/>
              <w:color w:val="000000"/>
            </w:rPr>
            <w:t>, 2024)</w:t>
          </w:r>
        </w:sdtContent>
      </w:sdt>
      <w:r w:rsidRPr="00637E91">
        <w:rPr>
          <w:rFonts w:ascii="Times New Roman" w:hAnsi="Times New Roman" w:cs="Times New Roman"/>
        </w:rPr>
        <w:t>. These trends can be aligned with the hypothesis that geographic disparities in enabling and psychosocial stress are associated with unequal mental health workloads in districts</w:t>
      </w:r>
      <w:r w:rsidR="00921E7D"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"/>
          <w:id w:val="1828481798"/>
          <w:placeholder>
            <w:docPart w:val="DefaultPlaceholder_-1854013440"/>
          </w:placeholder>
        </w:sdtPr>
        <w:sdtContent>
          <w:r w:rsidR="001F5262" w:rsidRPr="001F5262">
            <w:rPr>
              <w:rFonts w:ascii="Times New Roman" w:eastAsia="Times New Roman" w:hAnsi="Times New Roman" w:cs="Times New Roman"/>
              <w:color w:val="000000"/>
            </w:rPr>
            <w:t xml:space="preserve">(Thibaut &amp; </w:t>
          </w:r>
          <w:proofErr w:type="spellStart"/>
          <w:r w:rsidR="001F5262" w:rsidRPr="001F5262">
            <w:rPr>
              <w:rFonts w:ascii="Times New Roman" w:eastAsia="Times New Roman" w:hAnsi="Times New Roman" w:cs="Times New Roman"/>
              <w:color w:val="000000"/>
            </w:rPr>
            <w:t>ELNahas</w:t>
          </w:r>
          <w:proofErr w:type="spellEnd"/>
          <w:r w:rsidR="001F5262" w:rsidRPr="001F5262">
            <w:rPr>
              <w:rFonts w:ascii="Times New Roman" w:eastAsia="Times New Roman" w:hAnsi="Times New Roman" w:cs="Times New Roman"/>
              <w:color w:val="000000"/>
            </w:rPr>
            <w:t>, 2023)</w:t>
          </w:r>
        </w:sdtContent>
      </w:sdt>
      <w:r w:rsidRPr="00CD1BD0">
        <w:rPr>
          <w:rFonts w:ascii="Times New Roman" w:hAnsi="Times New Roman" w:cs="Times New Roman"/>
        </w:rPr>
        <w:t xml:space="preserve">. </w:t>
      </w:r>
      <w:r w:rsidRPr="00637E91">
        <w:rPr>
          <w:rFonts w:ascii="Times New Roman" w:hAnsi="Times New Roman" w:cs="Times New Roman"/>
        </w:rPr>
        <w:t>Interestingly, health-related variables like antenatal care, parity and multiple pregnancies were found to have minimum dependence on depression whereas media and internet exposure did not seem to have any effects on the symptom patterns</w:t>
      </w:r>
      <w:r w:rsidR="00921E7D"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"/>
          <w:id w:val="-508749233"/>
          <w:placeholder>
            <w:docPart w:val="DefaultPlaceholder_-1854013440"/>
          </w:placeholder>
        </w:sdtPr>
        <w:sdtContent>
          <w:r w:rsidR="001F5262" w:rsidRPr="001F5262">
            <w:rPr>
              <w:rFonts w:ascii="Times New Roman" w:hAnsi="Times New Roman" w:cs="Times New Roman"/>
              <w:color w:val="000000"/>
            </w:rPr>
            <w:t>(Flor et al., 2026)</w:t>
          </w:r>
        </w:sdtContent>
      </w:sdt>
      <w:r w:rsidRPr="00637E91">
        <w:rPr>
          <w:rFonts w:ascii="Times New Roman" w:hAnsi="Times New Roman" w:cs="Times New Roman"/>
        </w:rPr>
        <w:t xml:space="preserve">. This is contrary to other LMICs where utilization of health services </w:t>
      </w:r>
      <w:r w:rsidRPr="00CD1BD0">
        <w:rPr>
          <w:rFonts w:ascii="Times New Roman" w:hAnsi="Times New Roman" w:cs="Times New Roman"/>
        </w:rPr>
        <w:t>tends</w:t>
      </w:r>
      <w:r w:rsidRPr="00637E91">
        <w:rPr>
          <w:rFonts w:ascii="Times New Roman" w:hAnsi="Times New Roman" w:cs="Times New Roman"/>
        </w:rPr>
        <w:t xml:space="preserve"> to mediate the mental health outcomes implying that the context of social and other determinants of mental health may play a </w:t>
      </w:r>
      <w:r w:rsidR="00921E7D" w:rsidRPr="00CD1BD0">
        <w:rPr>
          <w:rFonts w:ascii="Times New Roman" w:hAnsi="Times New Roman" w:cs="Times New Roman"/>
        </w:rPr>
        <w:t>higher</w:t>
      </w:r>
      <w:r w:rsidRPr="00637E91">
        <w:rPr>
          <w:rFonts w:ascii="Times New Roman" w:hAnsi="Times New Roman" w:cs="Times New Roman"/>
        </w:rPr>
        <w:t xml:space="preserve"> role in the Lesotho context</w:t>
      </w:r>
      <w:sdt>
        <w:sdtPr>
          <w:rPr>
            <w:rFonts w:ascii="Times New Roman" w:hAnsi="Times New Roman" w:cs="Times New Roman"/>
            <w:color w:val="000000"/>
          </w:rPr>
          <w:tag w:val="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"/>
          <w:id w:val="2023663271"/>
          <w:placeholder>
            <w:docPart w:val="DefaultPlaceholder_-1854013440"/>
          </w:placeholder>
        </w:sdtPr>
        <w:sdtContent>
          <w:r w:rsidR="001F5262" w:rsidRPr="001F5262">
            <w:rPr>
              <w:rFonts w:ascii="Times New Roman" w:eastAsia="Times New Roman" w:hAnsi="Times New Roman" w:cs="Times New Roman"/>
              <w:color w:val="000000"/>
            </w:rPr>
            <w:t>(M. S. Miah &amp; Ullah, 2025; Noor, Siddique, Das, et al., 2025; Pandey et al., 2024)</w:t>
          </w:r>
        </w:sdtContent>
      </w:sdt>
      <w:r w:rsidRPr="00637E91">
        <w:rPr>
          <w:rFonts w:ascii="Times New Roman" w:hAnsi="Times New Roman" w:cs="Times New Roman"/>
        </w:rPr>
        <w:t>. Altogether, these results demonstrate the need of context-specific, equity-oriented interventions, which combine both reproductive and mental health support</w:t>
      </w:r>
      <w:r w:rsidR="00CD1BD0"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"/>
          <w:id w:val="-1473136463"/>
          <w:placeholder>
            <w:docPart w:val="DefaultPlaceholder_-1854013440"/>
          </w:placeholder>
        </w:sdtPr>
        <w:sdtContent>
          <w:r w:rsidR="001F5262" w:rsidRPr="001F5262">
            <w:rPr>
              <w:rFonts w:ascii="Times New Roman" w:hAnsi="Times New Roman" w:cs="Times New Roman"/>
              <w:color w:val="000000"/>
            </w:rPr>
            <w:t>(Zhang et al., 2019)</w:t>
          </w:r>
        </w:sdtContent>
      </w:sdt>
      <w:r w:rsidRPr="00637E91">
        <w:rPr>
          <w:rFonts w:ascii="Times New Roman" w:hAnsi="Times New Roman" w:cs="Times New Roman"/>
        </w:rPr>
        <w:t xml:space="preserve">. </w:t>
      </w:r>
      <w:ins w:id="176" w:author="Md Salek" w:date="2026-04-05T03:05:00Z">
        <w:r w:rsidR="00A81F98" w:rsidRPr="00A81F98">
          <w:rPr>
            <w:rFonts w:ascii="Times New Roman" w:hAnsi="Times New Roman" w:cs="Times New Roman"/>
          </w:rPr>
          <w:t xml:space="preserve">The observed spatial variations, with higher depression prevalence in central–northern districts and lower prevalence in southern and south-western provinces, are likely due to geographic differences in women’s autonomy, socioeconomic resources, psychosocial stressors, and urban-rural contextual factors. These findings </w:t>
        </w:r>
      </w:ins>
      <w:ins w:id="177" w:author="Md Salek" w:date="2026-04-05T03:39:00Z" w16du:dateUtc="2026-04-04T21:39:00Z">
        <w:r w:rsidR="003E1623">
          <w:rPr>
            <w:rFonts w:ascii="Times New Roman" w:hAnsi="Times New Roman" w:cs="Times New Roman"/>
          </w:rPr>
          <w:t>revealed</w:t>
        </w:r>
      </w:ins>
      <w:ins w:id="178" w:author="Md Salek" w:date="2026-04-05T03:05:00Z">
        <w:r w:rsidR="00A81F98" w:rsidRPr="00A81F98">
          <w:rPr>
            <w:rFonts w:ascii="Times New Roman" w:hAnsi="Times New Roman" w:cs="Times New Roman"/>
          </w:rPr>
          <w:t xml:space="preserve"> the need for geographically targeted mental health interventions</w:t>
        </w:r>
      </w:ins>
      <w:ins w:id="179" w:author="Md Salek" w:date="2026-04-05T03:39:00Z" w16du:dateUtc="2026-04-04T21:39:00Z">
        <w:r w:rsidR="003E1623">
          <w:rPr>
            <w:rFonts w:ascii="Times New Roman" w:hAnsi="Times New Roman" w:cs="Times New Roman"/>
          </w:rPr>
          <w:t xml:space="preserve"> </w:t>
        </w:r>
      </w:ins>
      <w:sdt>
        <w:sdtPr>
          <w:rPr>
            <w:rFonts w:ascii="Times New Roman" w:hAnsi="Times New Roman" w:cs="Times New Roman"/>
            <w:color w:val="000000"/>
          </w:rPr>
          <w:tag w:val="MENDELEY_CITATION_v3_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"/>
          <w:id w:val="-280726383"/>
          <w:placeholder>
            <w:docPart w:val="DefaultPlaceholder_-1854013440"/>
          </w:placeholder>
        </w:sdtPr>
        <w:sdtContent>
          <w:r w:rsidR="001F5262" w:rsidRPr="001F5262">
            <w:rPr>
              <w:rFonts w:ascii="Times New Roman" w:eastAsia="Times New Roman" w:hAnsi="Times New Roman" w:cs="Times New Roman"/>
              <w:color w:val="000000"/>
            </w:rPr>
            <w:t>(Abedin &amp; Arunachalam, 2020)</w:t>
          </w:r>
        </w:sdtContent>
      </w:sdt>
      <w:ins w:id="180" w:author="Md Salek" w:date="2026-04-05T03:05:00Z">
        <w:r w:rsidR="00A81F98" w:rsidRPr="00A81F98">
          <w:rPr>
            <w:rFonts w:ascii="Times New Roman" w:hAnsi="Times New Roman" w:cs="Times New Roman"/>
          </w:rPr>
          <w:t>.</w:t>
        </w:r>
      </w:ins>
      <w:ins w:id="181" w:author="Md Salek" w:date="2026-04-05T03:05:00Z" w16du:dateUtc="2026-04-04T21:05:00Z">
        <w:r w:rsidR="00A81F98">
          <w:rPr>
            <w:rFonts w:ascii="Times New Roman" w:hAnsi="Times New Roman" w:cs="Times New Roman"/>
          </w:rPr>
          <w:t xml:space="preserve"> </w:t>
        </w:r>
      </w:ins>
      <w:r w:rsidRPr="00637E91">
        <w:rPr>
          <w:rFonts w:ascii="Times New Roman" w:hAnsi="Times New Roman" w:cs="Times New Roman"/>
        </w:rPr>
        <w:t>The identified geographic and sociodemographic differences also suggest that national mental health policy must focus on central-northern districts and women with early-life reproductive stressors, as well as encourage autonomy in decision-making as a protective factor</w:t>
      </w:r>
      <w:r w:rsidR="00CD1BD0"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"/>
          <w:id w:val="-1947841494"/>
          <w:placeholder>
            <w:docPart w:val="DefaultPlaceholder_-1854013440"/>
          </w:placeholder>
        </w:sdtPr>
        <w:sdtContent>
          <w:r w:rsidR="001F5262" w:rsidRPr="001F5262">
            <w:rPr>
              <w:rFonts w:ascii="Times New Roman" w:hAnsi="Times New Roman" w:cs="Times New Roman"/>
              <w:color w:val="000000"/>
            </w:rPr>
            <w:t>(</w:t>
          </w:r>
          <w:proofErr w:type="spellStart"/>
          <w:r w:rsidR="001F5262" w:rsidRPr="001F5262">
            <w:rPr>
              <w:rFonts w:ascii="Times New Roman" w:hAnsi="Times New Roman" w:cs="Times New Roman"/>
              <w:color w:val="000000"/>
            </w:rPr>
            <w:t>Llop-Gironés</w:t>
          </w:r>
          <w:proofErr w:type="spellEnd"/>
          <w:r w:rsidR="001F5262" w:rsidRPr="001F5262">
            <w:rPr>
              <w:rFonts w:ascii="Times New Roman" w:hAnsi="Times New Roman" w:cs="Times New Roman"/>
              <w:color w:val="000000"/>
            </w:rPr>
            <w:t xml:space="preserve"> et al., 2019)</w:t>
          </w:r>
        </w:sdtContent>
      </w:sdt>
      <w:r w:rsidRPr="00637E91">
        <w:rPr>
          <w:rFonts w:ascii="Times New Roman" w:hAnsi="Times New Roman" w:cs="Times New Roman"/>
        </w:rPr>
        <w:t xml:space="preserve">. The combination of spatial and individual-level analysis in this research offers practical </w:t>
      </w:r>
      <w:r w:rsidRPr="00637E91">
        <w:rPr>
          <w:rFonts w:ascii="Times New Roman" w:hAnsi="Times New Roman" w:cs="Times New Roman"/>
        </w:rPr>
        <w:lastRenderedPageBreak/>
        <w:t>piece of evidence in order to guide the allocation of resources and specific mental health programming in Lesotho</w:t>
      </w:r>
      <w:r w:rsidR="00CD1BD0" w:rsidRPr="00CD1B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"/>
          <w:id w:val="16593029"/>
          <w:placeholder>
            <w:docPart w:val="DefaultPlaceholder_-1854013440"/>
          </w:placeholder>
        </w:sdtPr>
        <w:sdtContent>
          <w:r w:rsidR="001F5262" w:rsidRPr="001F5262">
            <w:rPr>
              <w:rFonts w:ascii="Times New Roman" w:hAnsi="Times New Roman" w:cs="Times New Roman"/>
              <w:color w:val="000000"/>
            </w:rPr>
            <w:t>(Dangare et al., 2026)</w:t>
          </w:r>
        </w:sdtContent>
      </w:sdt>
      <w:r w:rsidRPr="00637E91">
        <w:rPr>
          <w:rFonts w:ascii="Times New Roman" w:hAnsi="Times New Roman" w:cs="Times New Roman"/>
        </w:rPr>
        <w:t>.</w:t>
      </w:r>
    </w:p>
    <w:p w14:paraId="0C09774D" w14:textId="51E54B29" w:rsidR="00A81F98" w:rsidRPr="00CD1BD0" w:rsidRDefault="00A81F98" w:rsidP="00810B41">
      <w:pPr>
        <w:spacing w:line="480" w:lineRule="auto"/>
        <w:jc w:val="both"/>
        <w:rPr>
          <w:rFonts w:ascii="Times New Roman" w:hAnsi="Times New Roman" w:cs="Times New Roman"/>
        </w:rPr>
      </w:pPr>
      <w:ins w:id="182" w:author="Md Salek" w:date="2026-04-05T03:14:00Z">
        <w:r w:rsidRPr="00A81F98">
          <w:rPr>
            <w:rFonts w:ascii="Times New Roman" w:hAnsi="Times New Roman" w:cs="Times New Roman"/>
          </w:rPr>
          <w:t>Overall, this study demonstrates what was previously known, adds novel insights into the protective role of autonomy and geographic disparities, and underscores the need for tailored, empowerment-focused mental health interventions in Lesotho.</w:t>
        </w:r>
      </w:ins>
    </w:p>
    <w:p w14:paraId="4B52C3B4" w14:textId="2244D2B6" w:rsidR="00810B41" w:rsidRPr="00CD1BD0" w:rsidRDefault="00810B41" w:rsidP="00810B41">
      <w:pPr>
        <w:spacing w:line="480" w:lineRule="auto"/>
        <w:jc w:val="both"/>
        <w:rPr>
          <w:rFonts w:ascii="Times New Roman" w:hAnsi="Times New Roman" w:cs="Times New Roman"/>
        </w:rPr>
      </w:pPr>
      <w:r w:rsidRPr="00810B41">
        <w:rPr>
          <w:rFonts w:ascii="Times New Roman" w:hAnsi="Times New Roman" w:cs="Times New Roman"/>
          <w:b/>
          <w:bCs/>
        </w:rPr>
        <w:t>Policy Implication and Recommendations</w:t>
      </w:r>
    </w:p>
    <w:p w14:paraId="1BBD7786" w14:textId="77777777" w:rsidR="00810B41" w:rsidRPr="00CD1BD0" w:rsidRDefault="00810B41" w:rsidP="00810B41">
      <w:pPr>
        <w:spacing w:line="480" w:lineRule="auto"/>
        <w:jc w:val="both"/>
        <w:rPr>
          <w:rFonts w:ascii="Times New Roman" w:hAnsi="Times New Roman" w:cs="Times New Roman"/>
        </w:rPr>
      </w:pPr>
      <w:r w:rsidRPr="00810B41">
        <w:rPr>
          <w:rFonts w:ascii="Times New Roman" w:hAnsi="Times New Roman" w:cs="Times New Roman"/>
        </w:rPr>
        <w:t xml:space="preserve"> The findings indicate that mental health services in Lesotho need to be provided in context-specific manner. Policies should: Empower rural women who have a low autonomy, improve empowerment initiatives, reproductive decision-making support, and intervention aimed at psychosocial. Increase central-northern districts with high burden of mental health in need of expanded services, community awareness, and primary care integration. Integrate the empowerment strategies into the wider maternal and reproductive health programs, recognizing the differing impacts between the rural and the urban areas. </w:t>
      </w:r>
    </w:p>
    <w:p w14:paraId="47039349" w14:textId="77777777" w:rsidR="00810B41" w:rsidRPr="00CD1BD0" w:rsidRDefault="00810B41" w:rsidP="00810B41">
      <w:pPr>
        <w:spacing w:line="480" w:lineRule="auto"/>
        <w:jc w:val="both"/>
        <w:rPr>
          <w:rFonts w:ascii="Times New Roman" w:hAnsi="Times New Roman" w:cs="Times New Roman"/>
          <w:b/>
          <w:bCs/>
        </w:rPr>
      </w:pPr>
      <w:r w:rsidRPr="00810B41">
        <w:rPr>
          <w:rFonts w:ascii="Times New Roman" w:hAnsi="Times New Roman" w:cs="Times New Roman"/>
          <w:b/>
          <w:bCs/>
        </w:rPr>
        <w:t xml:space="preserve">Strengths and Limitations </w:t>
      </w:r>
    </w:p>
    <w:p w14:paraId="76BB42B8" w14:textId="6E082453" w:rsidR="00810B41" w:rsidRPr="00CD1BD0" w:rsidDel="009778C0" w:rsidRDefault="00810B41" w:rsidP="00810B41">
      <w:pPr>
        <w:spacing w:line="480" w:lineRule="auto"/>
        <w:jc w:val="both"/>
        <w:rPr>
          <w:del w:id="183" w:author="Md Salek" w:date="2026-04-05T02:38:00Z" w16du:dateUtc="2026-04-04T20:38:00Z"/>
          <w:rFonts w:ascii="Times New Roman" w:hAnsi="Times New Roman" w:cs="Times New Roman"/>
        </w:rPr>
      </w:pPr>
      <w:r w:rsidRPr="00810B41">
        <w:rPr>
          <w:rFonts w:ascii="Times New Roman" w:hAnsi="Times New Roman" w:cs="Times New Roman"/>
        </w:rPr>
        <w:t>The strengths are the utilization of national representative data, the measurement of depression based on PHQ-9, and the incorporation of the spatial analysis that can be used to demonstrate geographic inequities. This study has several limitations, such as its cross-sectional design, which excludes the possibility of causal inference, and use of self-reported measures of autonomy and depression, which is prone to reporting bias. In spite of these shortcomings, the article presents strong evidence on how the issues of empowerment, reproductive factors and mental health intersect in Lesotho.</w:t>
      </w:r>
      <w:r w:rsidRPr="00CD1BD0">
        <w:rPr>
          <w:rFonts w:ascii="Times New Roman" w:hAnsi="Times New Roman" w:cs="Times New Roman"/>
        </w:rPr>
        <w:t xml:space="preserve"> </w:t>
      </w:r>
      <w:ins w:id="184" w:author="Md Salek" w:date="2026-04-05T03:08:00Z">
        <w:r w:rsidR="00A81F98" w:rsidRPr="00A81F98">
          <w:rPr>
            <w:rFonts w:ascii="Times New Roman" w:hAnsi="Times New Roman" w:cs="Times New Roman"/>
          </w:rPr>
          <w:t xml:space="preserve">Additionally, the PHQ-9 relies on self-reported symptoms and may not fully capture clinical depression, and its sensitivity and specificity can vary across cultural and </w:t>
        </w:r>
        <w:r w:rsidR="00A81F98" w:rsidRPr="00A81F98">
          <w:rPr>
            <w:rFonts w:ascii="Times New Roman" w:hAnsi="Times New Roman" w:cs="Times New Roman"/>
          </w:rPr>
          <w:lastRenderedPageBreak/>
          <w:t>demographic contexts.</w:t>
        </w:r>
      </w:ins>
      <w:ins w:id="185" w:author="Md Salek" w:date="2026-04-05T02:38:00Z" w16du:dateUtc="2026-04-04T20:38:00Z">
        <w:r w:rsidR="009778C0">
          <w:rPr>
            <w:rFonts w:ascii="Times New Roman" w:hAnsi="Times New Roman" w:cs="Times New Roman"/>
          </w:rPr>
          <w:t xml:space="preserve"> </w:t>
        </w:r>
        <w:r w:rsidR="009778C0" w:rsidRPr="00A051B6">
          <w:rPr>
            <w:rFonts w:ascii="Times New Roman" w:hAnsi="Times New Roman" w:cs="Times New Roman"/>
          </w:rPr>
          <w:t>Future studies may consider alternative PHQ-9 cut-offs or item-level sensitivity checks to further assess robustness.</w:t>
        </w:r>
      </w:ins>
      <w:ins w:id="186" w:author="Md Salek" w:date="2026-04-05T03:08:00Z" w16du:dateUtc="2026-04-04T21:08:00Z">
        <w:r w:rsidR="00A81F98">
          <w:rPr>
            <w:rFonts w:ascii="Times New Roman" w:hAnsi="Times New Roman" w:cs="Times New Roman"/>
          </w:rPr>
          <w:t xml:space="preserve"> </w:t>
        </w:r>
      </w:ins>
    </w:p>
    <w:p w14:paraId="32E9535B" w14:textId="3C2F913E" w:rsidR="00810B41" w:rsidRPr="00CD1BD0" w:rsidRDefault="00810B41" w:rsidP="00810B41">
      <w:pPr>
        <w:spacing w:line="480" w:lineRule="auto"/>
        <w:jc w:val="both"/>
        <w:rPr>
          <w:rFonts w:ascii="Times New Roman" w:hAnsi="Times New Roman" w:cs="Times New Roman"/>
          <w:b/>
          <w:bCs/>
        </w:rPr>
      </w:pPr>
      <w:r w:rsidRPr="00810B41">
        <w:rPr>
          <w:rFonts w:ascii="Times New Roman" w:hAnsi="Times New Roman" w:cs="Times New Roman"/>
          <w:b/>
          <w:bCs/>
        </w:rPr>
        <w:t>Conclusion</w:t>
      </w:r>
      <w:r w:rsidRPr="00CD1BD0">
        <w:rPr>
          <w:rFonts w:ascii="Times New Roman" w:hAnsi="Times New Roman" w:cs="Times New Roman"/>
          <w:b/>
          <w:bCs/>
        </w:rPr>
        <w:t>s</w:t>
      </w:r>
    </w:p>
    <w:p w14:paraId="3EEFCB58" w14:textId="2081C2B6" w:rsidR="00810B41" w:rsidRPr="00CD1BD0" w:rsidRDefault="00810B41" w:rsidP="0091346C">
      <w:pPr>
        <w:spacing w:line="480" w:lineRule="auto"/>
        <w:jc w:val="both"/>
        <w:rPr>
          <w:rFonts w:ascii="Times New Roman" w:hAnsi="Times New Roman" w:cs="Times New Roman"/>
        </w:rPr>
      </w:pPr>
      <w:r w:rsidRPr="00810B41">
        <w:rPr>
          <w:rFonts w:ascii="Times New Roman" w:hAnsi="Times New Roman" w:cs="Times New Roman"/>
        </w:rPr>
        <w:t xml:space="preserve"> Despite these limitations, the study </w:t>
      </w:r>
      <w:r w:rsidRPr="00CD1BD0">
        <w:rPr>
          <w:rFonts w:ascii="Times New Roman" w:hAnsi="Times New Roman" w:cs="Times New Roman"/>
        </w:rPr>
        <w:t>revealed</w:t>
      </w:r>
      <w:r w:rsidRPr="00810B41">
        <w:rPr>
          <w:rFonts w:ascii="Times New Roman" w:hAnsi="Times New Roman" w:cs="Times New Roman"/>
        </w:rPr>
        <w:t xml:space="preserve"> strong</w:t>
      </w:r>
      <w:r w:rsidRPr="00CD1BD0">
        <w:rPr>
          <w:rFonts w:ascii="Times New Roman" w:hAnsi="Times New Roman" w:cs="Times New Roman"/>
        </w:rPr>
        <w:t xml:space="preserve"> evidence</w:t>
      </w:r>
      <w:r w:rsidRPr="00810B41">
        <w:rPr>
          <w:rFonts w:ascii="Times New Roman" w:hAnsi="Times New Roman" w:cs="Times New Roman"/>
        </w:rPr>
        <w:t xml:space="preserve"> on the </w:t>
      </w:r>
      <w:r w:rsidRPr="00CD1BD0">
        <w:rPr>
          <w:rFonts w:ascii="Times New Roman" w:hAnsi="Times New Roman" w:cs="Times New Roman"/>
        </w:rPr>
        <w:t>association</w:t>
      </w:r>
      <w:r w:rsidRPr="00810B41">
        <w:rPr>
          <w:rFonts w:ascii="Times New Roman" w:hAnsi="Times New Roman" w:cs="Times New Roman"/>
        </w:rPr>
        <w:t xml:space="preserve"> </w:t>
      </w:r>
      <w:r w:rsidRPr="00CD1BD0">
        <w:rPr>
          <w:rFonts w:ascii="Times New Roman" w:hAnsi="Times New Roman" w:cs="Times New Roman"/>
        </w:rPr>
        <w:t xml:space="preserve">between decision making autonomy </w:t>
      </w:r>
      <w:r w:rsidRPr="00810B41">
        <w:rPr>
          <w:rFonts w:ascii="Times New Roman" w:hAnsi="Times New Roman" w:cs="Times New Roman"/>
        </w:rPr>
        <w:t xml:space="preserve">and </w:t>
      </w:r>
      <w:r w:rsidRPr="00CD1BD0">
        <w:rPr>
          <w:rFonts w:ascii="Times New Roman" w:hAnsi="Times New Roman" w:cs="Times New Roman"/>
        </w:rPr>
        <w:t>depressive symptoms with rural-urban disparities</w:t>
      </w:r>
      <w:r w:rsidRPr="00810B41">
        <w:rPr>
          <w:rFonts w:ascii="Times New Roman" w:hAnsi="Times New Roman" w:cs="Times New Roman"/>
        </w:rPr>
        <w:t xml:space="preserve"> in Lesotho. </w:t>
      </w:r>
      <w:r w:rsidR="0091346C" w:rsidRPr="00CD1BD0">
        <w:rPr>
          <w:rFonts w:ascii="Times New Roman" w:hAnsi="Times New Roman" w:cs="Times New Roman"/>
        </w:rPr>
        <w:t xml:space="preserve">These results indicate that the autonomy of women can be a protective factor against depression in rural areas, where the structural and social limitations to the agency of women may be higher. On the whole, the findings reveal context-specific mental health gains of women empowerment and the need to incorporate in rural maternal and mental health interventions autonomy-enhancing strategies. </w:t>
      </w:r>
      <w:r w:rsidRPr="00810B41">
        <w:rPr>
          <w:rFonts w:ascii="Times New Roman" w:hAnsi="Times New Roman" w:cs="Times New Roman"/>
        </w:rPr>
        <w:t xml:space="preserve">The results indicate that there exist high rural-urban inequalities, geographic inequalities, central-northern districts had prevalence of depression and lowest autonomy was observed in southern-southwestern districts. These findings highlight the importance of context-sensitive, empowerment-based mental health services, especially the rural women and high-burden districts. The combination of women empowerment strategies with reproductive health and mental health initiatives might help to decrease the symptoms of depression and help to ensure equality in mental health outcomes </w:t>
      </w:r>
      <w:r w:rsidRPr="00CD1BD0">
        <w:rPr>
          <w:rFonts w:ascii="Times New Roman" w:hAnsi="Times New Roman" w:cs="Times New Roman"/>
        </w:rPr>
        <w:t>nationwide</w:t>
      </w:r>
      <w:r w:rsidRPr="00810B41">
        <w:rPr>
          <w:rFonts w:ascii="Times New Roman" w:hAnsi="Times New Roman" w:cs="Times New Roman"/>
        </w:rPr>
        <w:t>.</w:t>
      </w:r>
    </w:p>
    <w:p w14:paraId="420902C0" w14:textId="77777777" w:rsidR="004648D3" w:rsidRPr="004648D3" w:rsidRDefault="004648D3" w:rsidP="004648D3">
      <w:pPr>
        <w:spacing w:line="480" w:lineRule="auto"/>
        <w:jc w:val="both"/>
        <w:rPr>
          <w:rFonts w:ascii="Times New Roman" w:hAnsi="Times New Roman" w:cs="Times New Roman"/>
          <w:b/>
          <w:bCs/>
        </w:rPr>
      </w:pPr>
      <w:r w:rsidRPr="004648D3">
        <w:rPr>
          <w:rFonts w:ascii="Times New Roman" w:hAnsi="Times New Roman" w:cs="Times New Roman"/>
          <w:b/>
          <w:bCs/>
        </w:rPr>
        <w:t>Declarations</w:t>
      </w:r>
    </w:p>
    <w:p w14:paraId="035FD948" w14:textId="670B2431" w:rsidR="004648D3" w:rsidRPr="00CD1BD0" w:rsidRDefault="004648D3" w:rsidP="004648D3">
      <w:pPr>
        <w:spacing w:line="480" w:lineRule="auto"/>
        <w:jc w:val="both"/>
        <w:rPr>
          <w:rFonts w:ascii="Times New Roman" w:hAnsi="Times New Roman" w:cs="Times New Roman"/>
          <w:b/>
          <w:bCs/>
        </w:rPr>
      </w:pPr>
      <w:r w:rsidRPr="00CD1BD0">
        <w:rPr>
          <w:rFonts w:ascii="Times New Roman" w:hAnsi="Times New Roman" w:cs="Times New Roman"/>
          <w:b/>
          <w:bCs/>
        </w:rPr>
        <w:t>Data Availability</w:t>
      </w:r>
    </w:p>
    <w:p w14:paraId="6EBB5996" w14:textId="379C546E" w:rsidR="004648D3" w:rsidRPr="004648D3" w:rsidRDefault="004648D3" w:rsidP="004648D3">
      <w:pPr>
        <w:spacing w:line="480" w:lineRule="auto"/>
        <w:jc w:val="both"/>
        <w:rPr>
          <w:rFonts w:ascii="Times New Roman" w:hAnsi="Times New Roman" w:cs="Times New Roman"/>
        </w:rPr>
      </w:pPr>
      <w:r w:rsidRPr="004648D3">
        <w:rPr>
          <w:rFonts w:ascii="Times New Roman" w:hAnsi="Times New Roman" w:cs="Times New Roman"/>
        </w:rPr>
        <w:t xml:space="preserve">The data used in this study are publicly available from the Demographic and Health Surveys (DHS) Program and can be requested at </w:t>
      </w:r>
      <w:hyperlink r:id="rId11" w:tgtFrame="_new" w:history="1">
        <w:r w:rsidRPr="004648D3">
          <w:rPr>
            <w:rStyle w:val="Hyperlink"/>
            <w:rFonts w:ascii="Times New Roman" w:hAnsi="Times New Roman" w:cs="Times New Roman"/>
          </w:rPr>
          <w:t>https://www.dhsprogram.com/data</w:t>
        </w:r>
      </w:hyperlink>
      <w:r w:rsidRPr="004648D3">
        <w:rPr>
          <w:rFonts w:ascii="Times New Roman" w:hAnsi="Times New Roman" w:cs="Times New Roman"/>
        </w:rPr>
        <w:t>.</w:t>
      </w:r>
    </w:p>
    <w:p w14:paraId="4FE2AA58" w14:textId="77777777" w:rsidR="004648D3" w:rsidRPr="00CD1BD0" w:rsidRDefault="004648D3" w:rsidP="004648D3">
      <w:pPr>
        <w:spacing w:line="480" w:lineRule="auto"/>
        <w:jc w:val="both"/>
        <w:rPr>
          <w:rFonts w:ascii="Times New Roman" w:hAnsi="Times New Roman" w:cs="Times New Roman"/>
          <w:b/>
          <w:bCs/>
        </w:rPr>
      </w:pPr>
      <w:r w:rsidRPr="00CD1BD0">
        <w:rPr>
          <w:rFonts w:ascii="Times New Roman" w:hAnsi="Times New Roman" w:cs="Times New Roman"/>
          <w:b/>
          <w:bCs/>
        </w:rPr>
        <w:t>Assistance of Generative AI Tools</w:t>
      </w:r>
    </w:p>
    <w:p w14:paraId="2468C788" w14:textId="1F566162" w:rsidR="004648D3" w:rsidRPr="004648D3" w:rsidRDefault="004648D3" w:rsidP="004648D3">
      <w:pPr>
        <w:spacing w:line="480" w:lineRule="auto"/>
        <w:jc w:val="both"/>
        <w:rPr>
          <w:rFonts w:ascii="Times New Roman" w:hAnsi="Times New Roman" w:cs="Times New Roman"/>
        </w:rPr>
      </w:pPr>
      <w:r w:rsidRPr="004648D3">
        <w:rPr>
          <w:rFonts w:ascii="Times New Roman" w:hAnsi="Times New Roman" w:cs="Times New Roman"/>
        </w:rPr>
        <w:lastRenderedPageBreak/>
        <w:t xml:space="preserve">AI-assisted tools including Grammarly, </w:t>
      </w:r>
      <w:proofErr w:type="spellStart"/>
      <w:r w:rsidRPr="004648D3">
        <w:rPr>
          <w:rFonts w:ascii="Times New Roman" w:hAnsi="Times New Roman" w:cs="Times New Roman"/>
        </w:rPr>
        <w:t>QuillBot</w:t>
      </w:r>
      <w:proofErr w:type="spellEnd"/>
      <w:r w:rsidRPr="004648D3">
        <w:rPr>
          <w:rFonts w:ascii="Times New Roman" w:hAnsi="Times New Roman" w:cs="Times New Roman"/>
        </w:rPr>
        <w:t>, and ChatGPT were used solely for language editing and grammar improvements. AI did not contribute to data analysis, interpretation, or intellectual content. The authors verified the manuscript for originality and ethical compliance.</w:t>
      </w:r>
    </w:p>
    <w:p w14:paraId="619CD2BF" w14:textId="77777777" w:rsidR="004648D3" w:rsidRPr="00CD1BD0" w:rsidRDefault="004648D3" w:rsidP="004648D3">
      <w:pPr>
        <w:spacing w:line="480" w:lineRule="auto"/>
        <w:jc w:val="both"/>
        <w:rPr>
          <w:rFonts w:ascii="Times New Roman" w:hAnsi="Times New Roman" w:cs="Times New Roman"/>
          <w:b/>
          <w:bCs/>
        </w:rPr>
      </w:pPr>
      <w:r w:rsidRPr="00CD1BD0">
        <w:rPr>
          <w:rFonts w:ascii="Times New Roman" w:hAnsi="Times New Roman" w:cs="Times New Roman"/>
          <w:b/>
          <w:bCs/>
        </w:rPr>
        <w:t>Consent to participant</w:t>
      </w:r>
    </w:p>
    <w:p w14:paraId="62BB5F95" w14:textId="6A94981F" w:rsidR="004648D3" w:rsidRPr="004648D3" w:rsidRDefault="004648D3" w:rsidP="004648D3">
      <w:pPr>
        <w:spacing w:line="480" w:lineRule="auto"/>
        <w:jc w:val="both"/>
        <w:rPr>
          <w:rFonts w:ascii="Times New Roman" w:hAnsi="Times New Roman" w:cs="Times New Roman"/>
        </w:rPr>
      </w:pPr>
      <w:r w:rsidRPr="004648D3">
        <w:rPr>
          <w:rFonts w:ascii="Times New Roman" w:hAnsi="Times New Roman" w:cs="Times New Roman"/>
        </w:rPr>
        <w:t>Not applicable.</w:t>
      </w:r>
    </w:p>
    <w:p w14:paraId="794E520C" w14:textId="77777777" w:rsidR="004648D3" w:rsidRPr="00CD1BD0" w:rsidRDefault="004648D3" w:rsidP="004648D3">
      <w:pPr>
        <w:spacing w:line="480" w:lineRule="auto"/>
        <w:jc w:val="both"/>
        <w:rPr>
          <w:rFonts w:ascii="Times New Roman" w:hAnsi="Times New Roman" w:cs="Times New Roman"/>
          <w:b/>
          <w:bCs/>
        </w:rPr>
      </w:pPr>
      <w:r w:rsidRPr="00CD1BD0">
        <w:rPr>
          <w:rFonts w:ascii="Times New Roman" w:hAnsi="Times New Roman" w:cs="Times New Roman"/>
          <w:b/>
          <w:bCs/>
        </w:rPr>
        <w:t>Consent for Publication</w:t>
      </w:r>
    </w:p>
    <w:p w14:paraId="494EB34A" w14:textId="3171E441" w:rsidR="004648D3" w:rsidRPr="004648D3" w:rsidRDefault="004648D3" w:rsidP="004648D3">
      <w:pPr>
        <w:spacing w:line="480" w:lineRule="auto"/>
        <w:jc w:val="both"/>
        <w:rPr>
          <w:rFonts w:ascii="Times New Roman" w:hAnsi="Times New Roman" w:cs="Times New Roman"/>
        </w:rPr>
      </w:pPr>
      <w:r w:rsidRPr="004648D3">
        <w:rPr>
          <w:rFonts w:ascii="Times New Roman" w:hAnsi="Times New Roman" w:cs="Times New Roman"/>
        </w:rPr>
        <w:t>Not applicable. This study used de-identified, publicly available data and does not include any identifiable information.</w:t>
      </w:r>
    </w:p>
    <w:p w14:paraId="27C738C9" w14:textId="77777777" w:rsidR="004648D3" w:rsidRPr="00CD1BD0" w:rsidRDefault="004648D3" w:rsidP="004648D3">
      <w:pPr>
        <w:spacing w:line="480" w:lineRule="auto"/>
        <w:jc w:val="both"/>
        <w:rPr>
          <w:rFonts w:ascii="Times New Roman" w:hAnsi="Times New Roman" w:cs="Times New Roman"/>
          <w:b/>
          <w:bCs/>
        </w:rPr>
      </w:pPr>
      <w:r w:rsidRPr="00CD1BD0">
        <w:rPr>
          <w:rFonts w:ascii="Times New Roman" w:hAnsi="Times New Roman" w:cs="Times New Roman"/>
          <w:b/>
          <w:bCs/>
        </w:rPr>
        <w:t>Conflict of Interest</w:t>
      </w:r>
    </w:p>
    <w:p w14:paraId="6B4107C1" w14:textId="4E30234E" w:rsidR="004648D3" w:rsidRPr="004648D3" w:rsidRDefault="004648D3" w:rsidP="004648D3">
      <w:pPr>
        <w:spacing w:line="480" w:lineRule="auto"/>
        <w:jc w:val="both"/>
        <w:rPr>
          <w:rFonts w:ascii="Times New Roman" w:hAnsi="Times New Roman" w:cs="Times New Roman"/>
        </w:rPr>
      </w:pPr>
      <w:r w:rsidRPr="004648D3">
        <w:rPr>
          <w:rFonts w:ascii="Times New Roman" w:hAnsi="Times New Roman" w:cs="Times New Roman"/>
        </w:rPr>
        <w:t>The authors declare no competing interests.</w:t>
      </w:r>
    </w:p>
    <w:p w14:paraId="38D36A34" w14:textId="2FCC7216" w:rsidR="004648D3" w:rsidRPr="004648D3" w:rsidRDefault="00680257" w:rsidP="004648D3">
      <w:pPr>
        <w:spacing w:line="480" w:lineRule="auto"/>
        <w:jc w:val="both"/>
        <w:rPr>
          <w:rFonts w:ascii="Times New Roman" w:hAnsi="Times New Roman" w:cs="Times New Roman"/>
        </w:rPr>
      </w:pPr>
      <w:proofErr w:type="spellStart"/>
      <w:r w:rsidRPr="00680257">
        <w:rPr>
          <w:rFonts w:ascii="Times New Roman" w:hAnsi="Times New Roman" w:cs="Times New Roman"/>
          <w:b/>
          <w:bCs/>
        </w:rPr>
        <w:t>CRediT</w:t>
      </w:r>
      <w:proofErr w:type="spellEnd"/>
      <w:r w:rsidRPr="00680257">
        <w:rPr>
          <w:rFonts w:ascii="Times New Roman" w:hAnsi="Times New Roman" w:cs="Times New Roman"/>
          <w:b/>
          <w:bCs/>
        </w:rPr>
        <w:t xml:space="preserve"> authorship contribution statement</w:t>
      </w:r>
    </w:p>
    <w:p w14:paraId="633CFE24" w14:textId="5F791887" w:rsidR="00FC3C74" w:rsidRDefault="00FC3C74" w:rsidP="00FC3C74">
      <w:pPr>
        <w:spacing w:line="480" w:lineRule="auto"/>
        <w:jc w:val="both"/>
        <w:rPr>
          <w:ins w:id="187" w:author="Md Salek" w:date="2026-04-05T16:37:00Z" w16du:dateUtc="2026-04-05T10:37:00Z"/>
          <w:rFonts w:ascii="Times New Roman" w:hAnsi="Times New Roman" w:cs="Times New Roman"/>
          <w:b/>
          <w:bCs/>
        </w:rPr>
      </w:pPr>
      <w:ins w:id="188" w:author="Md Salek" w:date="2026-04-05T16:37:00Z">
        <w:r w:rsidRPr="00FC3C74">
          <w:rPr>
            <w:rFonts w:ascii="Times New Roman" w:hAnsi="Times New Roman" w:cs="Times New Roman"/>
            <w:b/>
            <w:bCs/>
          </w:rPr>
          <w:t xml:space="preserve"> Md Salek Miah: </w:t>
        </w:r>
        <w:r w:rsidRPr="00FC3C74">
          <w:rPr>
            <w:rFonts w:ascii="Times New Roman" w:hAnsi="Times New Roman" w:cs="Times New Roman"/>
            <w:rPrChange w:id="189" w:author="Md Salek" w:date="2026-04-05T16:37:00Z" w16du:dateUtc="2026-04-05T10:37:00Z">
              <w:rPr>
                <w:rFonts w:ascii="Times New Roman" w:hAnsi="Times New Roman" w:cs="Times New Roman"/>
                <w:b/>
                <w:bCs/>
              </w:rPr>
            </w:rPrChange>
          </w:rPr>
          <w:t>Solely responsible for Conceptualization, Data Curation, Methodology, Resources, Project Administration, Formal Analysis, and all stages of Writing – Original Draft, Writing – Review &amp; Editing of the Final Manuscript.</w:t>
        </w:r>
        <w:r w:rsidRPr="00FC3C74">
          <w:rPr>
            <w:rFonts w:ascii="Times New Roman" w:hAnsi="Times New Roman" w:cs="Times New Roman"/>
            <w:b/>
            <w:bCs/>
          </w:rPr>
          <w:t xml:space="preserve"> </w:t>
        </w:r>
      </w:ins>
    </w:p>
    <w:p w14:paraId="1E3E91F6" w14:textId="397C26E9" w:rsidR="00FC3C74" w:rsidRPr="00FC3C74" w:rsidRDefault="00FC3C74" w:rsidP="00FC3C74">
      <w:pPr>
        <w:spacing w:line="480" w:lineRule="auto"/>
        <w:jc w:val="both"/>
        <w:rPr>
          <w:ins w:id="190" w:author="Md Salek" w:date="2026-04-05T16:37:00Z"/>
          <w:rFonts w:ascii="Times New Roman" w:hAnsi="Times New Roman" w:cs="Times New Roman"/>
          <w:b/>
          <w:bCs/>
        </w:rPr>
      </w:pPr>
      <w:ins w:id="191" w:author="Md Salek" w:date="2026-04-05T16:37:00Z">
        <w:r w:rsidRPr="00FC3C74">
          <w:rPr>
            <w:rFonts w:ascii="Times New Roman" w:hAnsi="Times New Roman" w:cs="Times New Roman"/>
            <w:b/>
            <w:bCs/>
          </w:rPr>
          <w:t xml:space="preserve">Maria Bintey Kabir: </w:t>
        </w:r>
      </w:ins>
      <w:ins w:id="192" w:author="Md Salek" w:date="2026-04-05T16:50:00Z" w16du:dateUtc="2026-04-05T10:50:00Z">
        <w:r w:rsidR="002B5D7D" w:rsidRPr="002B5D7D">
          <w:rPr>
            <w:rFonts w:ascii="Times New Roman" w:hAnsi="Times New Roman" w:cs="Times New Roman"/>
            <w:rPrChange w:id="193" w:author="Md Salek" w:date="2026-04-05T16:51:00Z" w16du:dateUtc="2026-04-05T10:51:00Z">
              <w:rPr>
                <w:rFonts w:ascii="Times New Roman" w:hAnsi="Times New Roman" w:cs="Times New Roman"/>
                <w:b/>
                <w:bCs/>
              </w:rPr>
            </w:rPrChange>
          </w:rPr>
          <w:t>Assisting to</w:t>
        </w:r>
        <w:r w:rsidR="002B5D7D">
          <w:rPr>
            <w:rFonts w:ascii="Times New Roman" w:hAnsi="Times New Roman" w:cs="Times New Roman"/>
            <w:b/>
            <w:bCs/>
          </w:rPr>
          <w:t xml:space="preserve"> </w:t>
        </w:r>
      </w:ins>
      <w:ins w:id="194" w:author="Md Salek" w:date="2026-04-05T16:37:00Z">
        <w:r w:rsidRPr="00FC3C74">
          <w:rPr>
            <w:rFonts w:ascii="Times New Roman" w:hAnsi="Times New Roman" w:cs="Times New Roman"/>
            <w:rPrChange w:id="195" w:author="Md Salek" w:date="2026-04-05T16:37:00Z" w16du:dateUtc="2026-04-05T10:37:00Z">
              <w:rPr>
                <w:rFonts w:ascii="Times New Roman" w:hAnsi="Times New Roman" w:cs="Times New Roman"/>
                <w:b/>
                <w:bCs/>
              </w:rPr>
            </w:rPrChange>
          </w:rPr>
          <w:t>Handl</w:t>
        </w:r>
      </w:ins>
      <w:ins w:id="196" w:author="Md Salek" w:date="2026-04-05T16:51:00Z" w16du:dateUtc="2026-04-05T10:51:00Z">
        <w:r w:rsidR="002B5D7D">
          <w:rPr>
            <w:rFonts w:ascii="Times New Roman" w:hAnsi="Times New Roman" w:cs="Times New Roman"/>
          </w:rPr>
          <w:t>e</w:t>
        </w:r>
      </w:ins>
      <w:ins w:id="197" w:author="Md Salek" w:date="2026-04-05T16:37:00Z">
        <w:r w:rsidRPr="00FC3C74">
          <w:rPr>
            <w:rFonts w:ascii="Times New Roman" w:hAnsi="Times New Roman" w:cs="Times New Roman"/>
            <w:rPrChange w:id="198" w:author="Md Salek" w:date="2026-04-05T16:37:00Z" w16du:dateUtc="2026-04-05T10:37:00Z">
              <w:rPr>
                <w:rFonts w:ascii="Times New Roman" w:hAnsi="Times New Roman" w:cs="Times New Roman"/>
                <w:b/>
                <w:bCs/>
              </w:rPr>
            </w:rPrChange>
          </w:rPr>
          <w:t xml:space="preserve"> of reviewers’ comments and Editing of the Draft Manuscript.</w:t>
        </w:r>
      </w:ins>
    </w:p>
    <w:p w14:paraId="219E26BB" w14:textId="3524DA29" w:rsidR="004648D3" w:rsidRPr="004648D3" w:rsidDel="00FC3C74" w:rsidRDefault="00FC3C74" w:rsidP="00FC3C74">
      <w:pPr>
        <w:spacing w:line="480" w:lineRule="auto"/>
        <w:jc w:val="both"/>
        <w:rPr>
          <w:del w:id="199" w:author="Md Salek" w:date="2026-04-05T16:37:00Z" w16du:dateUtc="2026-04-05T10:37:00Z"/>
          <w:rFonts w:ascii="Times New Roman" w:hAnsi="Times New Roman" w:cs="Times New Roman"/>
        </w:rPr>
      </w:pPr>
      <w:ins w:id="200" w:author="Md Salek" w:date="2026-04-05T16:37:00Z">
        <w:r w:rsidRPr="00FC3C74">
          <w:rPr>
            <w:rFonts w:ascii="Times New Roman" w:hAnsi="Times New Roman" w:cs="Times New Roman"/>
            <w:b/>
            <w:bCs/>
          </w:rPr>
          <w:t xml:space="preserve"> </w:t>
        </w:r>
      </w:ins>
      <w:del w:id="201" w:author="Md Salek" w:date="2026-04-05T16:37:00Z" w16du:dateUtc="2026-04-05T10:37:00Z">
        <w:r w:rsidR="004648D3" w:rsidRPr="004648D3" w:rsidDel="00FC3C74">
          <w:rPr>
            <w:rFonts w:ascii="Times New Roman" w:hAnsi="Times New Roman" w:cs="Times New Roman"/>
            <w:b/>
            <w:bCs/>
          </w:rPr>
          <w:delText>Md Salek Miah:</w:delText>
        </w:r>
        <w:r w:rsidR="004648D3" w:rsidRPr="004648D3" w:rsidDel="00FC3C74">
          <w:rPr>
            <w:rFonts w:ascii="Times New Roman" w:hAnsi="Times New Roman" w:cs="Times New Roman"/>
          </w:rPr>
          <w:delText xml:space="preserve"> Conceptualization, Data Curation, Methodology, Formal Analysis, Writing – Original Draft</w:delText>
        </w:r>
        <w:r w:rsidR="004648D3" w:rsidRPr="00CD1BD0" w:rsidDel="00FC3C74">
          <w:rPr>
            <w:rFonts w:ascii="Times New Roman" w:hAnsi="Times New Roman" w:cs="Times New Roman"/>
          </w:rPr>
          <w:delText xml:space="preserve"> and Final Manuscript</w:delText>
        </w:r>
        <w:r w:rsidR="004648D3" w:rsidRPr="004648D3" w:rsidDel="00FC3C74">
          <w:rPr>
            <w:rFonts w:ascii="Times New Roman" w:hAnsi="Times New Roman" w:cs="Times New Roman"/>
          </w:rPr>
          <w:delText>, Resources, Project Administration.</w:delText>
        </w:r>
      </w:del>
    </w:p>
    <w:p w14:paraId="0A1E04B4" w14:textId="77777777" w:rsidR="004648D3" w:rsidRPr="004648D3" w:rsidRDefault="004648D3" w:rsidP="004648D3">
      <w:pPr>
        <w:spacing w:line="480" w:lineRule="auto"/>
        <w:jc w:val="both"/>
        <w:rPr>
          <w:rFonts w:ascii="Times New Roman" w:hAnsi="Times New Roman" w:cs="Times New Roman"/>
        </w:rPr>
      </w:pPr>
      <w:r w:rsidRPr="004648D3">
        <w:rPr>
          <w:rFonts w:ascii="Times New Roman" w:hAnsi="Times New Roman" w:cs="Times New Roman"/>
          <w:b/>
          <w:bCs/>
        </w:rPr>
        <w:t>Funding</w:t>
      </w:r>
      <w:r w:rsidRPr="004648D3">
        <w:rPr>
          <w:rFonts w:ascii="Times New Roman" w:hAnsi="Times New Roman" w:cs="Times New Roman"/>
        </w:rPr>
        <w:br/>
        <w:t>This study did not receive any funding from public, private, or non-profit organizations.</w:t>
      </w:r>
    </w:p>
    <w:p w14:paraId="1099950B" w14:textId="63E79A4C" w:rsidR="004648D3" w:rsidRPr="00CD1BD0" w:rsidDel="00FA1881" w:rsidRDefault="004648D3" w:rsidP="004648D3">
      <w:pPr>
        <w:spacing w:line="480" w:lineRule="auto"/>
        <w:jc w:val="both"/>
        <w:rPr>
          <w:del w:id="202" w:author="Md Salek" w:date="2026-04-05T16:38:00Z" w16du:dateUtc="2026-04-05T10:38:00Z"/>
          <w:rFonts w:ascii="Times New Roman" w:hAnsi="Times New Roman" w:cs="Times New Roman"/>
          <w:b/>
          <w:bCs/>
        </w:rPr>
      </w:pPr>
      <w:del w:id="203" w:author="Md Salek" w:date="2026-04-05T16:38:00Z" w16du:dateUtc="2026-04-05T10:38:00Z">
        <w:r w:rsidRPr="00CD1BD0" w:rsidDel="00FA1881">
          <w:rPr>
            <w:rFonts w:ascii="Times New Roman" w:hAnsi="Times New Roman" w:cs="Times New Roman"/>
            <w:b/>
            <w:bCs/>
          </w:rPr>
          <w:lastRenderedPageBreak/>
          <w:delText>Code Availability</w:delText>
        </w:r>
      </w:del>
    </w:p>
    <w:p w14:paraId="3CA71541" w14:textId="61E864E7" w:rsidR="004648D3" w:rsidRPr="004648D3" w:rsidDel="00FA1881" w:rsidRDefault="004648D3" w:rsidP="004648D3">
      <w:pPr>
        <w:spacing w:line="480" w:lineRule="auto"/>
        <w:jc w:val="both"/>
        <w:rPr>
          <w:del w:id="204" w:author="Md Salek" w:date="2026-04-05T16:38:00Z" w16du:dateUtc="2026-04-05T10:38:00Z"/>
          <w:rFonts w:ascii="Times New Roman" w:hAnsi="Times New Roman" w:cs="Times New Roman"/>
        </w:rPr>
      </w:pPr>
      <w:del w:id="205" w:author="Md Salek" w:date="2026-04-05T16:38:00Z" w16du:dateUtc="2026-04-05T10:38:00Z">
        <w:r w:rsidRPr="004648D3" w:rsidDel="00FA1881">
          <w:rPr>
            <w:rFonts w:ascii="Times New Roman" w:hAnsi="Times New Roman" w:cs="Times New Roman"/>
          </w:rPr>
          <w:delText>All codes and analytical datasets used in this study are available from the first author upon request.</w:delText>
        </w:r>
      </w:del>
    </w:p>
    <w:p w14:paraId="70E72A5D" w14:textId="77777777" w:rsidR="004648D3" w:rsidRPr="004648D3" w:rsidRDefault="004648D3" w:rsidP="004648D3">
      <w:pPr>
        <w:spacing w:line="480" w:lineRule="auto"/>
        <w:jc w:val="both"/>
        <w:rPr>
          <w:rFonts w:ascii="Times New Roman" w:hAnsi="Times New Roman" w:cs="Times New Roman"/>
        </w:rPr>
      </w:pPr>
      <w:r w:rsidRPr="004648D3">
        <w:rPr>
          <w:rFonts w:ascii="Times New Roman" w:hAnsi="Times New Roman" w:cs="Times New Roman"/>
          <w:b/>
          <w:bCs/>
        </w:rPr>
        <w:t>Acknowledgements</w:t>
      </w:r>
      <w:r w:rsidRPr="004648D3">
        <w:rPr>
          <w:rFonts w:ascii="Times New Roman" w:hAnsi="Times New Roman" w:cs="Times New Roman"/>
        </w:rPr>
        <w:br/>
        <w:t xml:space="preserve">We thank the DHS Program for providing free access to the 2022 survey data. We also acknowledge Dr. </w:t>
      </w:r>
      <w:proofErr w:type="spellStart"/>
      <w:r w:rsidRPr="004648D3">
        <w:rPr>
          <w:rFonts w:ascii="Times New Roman" w:hAnsi="Times New Roman" w:cs="Times New Roman"/>
        </w:rPr>
        <w:t>Jibanul</w:t>
      </w:r>
      <w:proofErr w:type="spellEnd"/>
      <w:r w:rsidRPr="004648D3">
        <w:rPr>
          <w:rFonts w:ascii="Times New Roman" w:hAnsi="Times New Roman" w:cs="Times New Roman"/>
        </w:rPr>
        <w:t xml:space="preserve"> Haque (PhD, University of Central Florida; AI Scientist, The Home Depot) for guidance and support in designing, implementing, and interpreting the machine learning and explainable AI analyses, which improved the rigor and clarity of this study.</w:t>
      </w:r>
    </w:p>
    <w:p w14:paraId="1BDFD4AD" w14:textId="6354F247" w:rsidR="005463B1" w:rsidRPr="001B3AFB" w:rsidRDefault="005463B1" w:rsidP="004648D3">
      <w:pPr>
        <w:spacing w:line="480" w:lineRule="auto"/>
        <w:jc w:val="both"/>
        <w:rPr>
          <w:rFonts w:ascii="Times New Roman" w:hAnsi="Times New Roman" w:cs="Times New Roman"/>
        </w:rPr>
      </w:pPr>
    </w:p>
    <w:p w14:paraId="50733268" w14:textId="69DF5834" w:rsidR="005463B1" w:rsidRPr="00CD1BD0" w:rsidRDefault="00CD1BD0" w:rsidP="00CD1BD0">
      <w:pPr>
        <w:spacing w:line="480" w:lineRule="auto"/>
        <w:jc w:val="both"/>
        <w:rPr>
          <w:rFonts w:ascii="Times New Roman" w:hAnsi="Times New Roman" w:cs="Times New Roman"/>
          <w:b/>
          <w:bCs/>
          <w:sz w:val="22"/>
          <w:szCs w:val="22"/>
        </w:rPr>
      </w:pPr>
      <w:r w:rsidRPr="00CD1BD0">
        <w:rPr>
          <w:rFonts w:ascii="Times New Roman" w:hAnsi="Times New Roman" w:cs="Times New Roman"/>
          <w:b/>
          <w:bCs/>
        </w:rPr>
        <w:t>References</w:t>
      </w:r>
    </w:p>
    <w:sdt>
      <w:sdtPr>
        <w:rPr>
          <w:rFonts w:ascii="Times New Roman" w:hAnsi="Times New Roman" w:cs="Times New Roman"/>
          <w:color w:val="000000"/>
          <w:sz w:val="22"/>
          <w:szCs w:val="22"/>
        </w:rPr>
        <w:tag w:val="MENDELEY_BIBLIOGRAPHY"/>
        <w:id w:val="-480317155"/>
        <w:placeholder>
          <w:docPart w:val="DefaultPlaceholder_-1854013440"/>
        </w:placeholder>
      </w:sdtPr>
      <w:sdtContent>
        <w:p w14:paraId="65D19870" w14:textId="77777777" w:rsidR="001F5262" w:rsidRPr="001F5262" w:rsidRDefault="001F5262">
          <w:pPr>
            <w:autoSpaceDE w:val="0"/>
            <w:autoSpaceDN w:val="0"/>
            <w:ind w:hanging="480"/>
            <w:divId w:val="1725062285"/>
            <w:rPr>
              <w:rFonts w:ascii="Times New Roman" w:eastAsia="Times New Roman" w:hAnsi="Times New Roman" w:cs="Times New Roman"/>
              <w:color w:val="000000"/>
              <w:kern w:val="0"/>
              <w:sz w:val="22"/>
              <w14:ligatures w14:val="none"/>
            </w:rPr>
          </w:pPr>
          <w:r w:rsidRPr="001F5262">
            <w:rPr>
              <w:rFonts w:ascii="Times New Roman" w:eastAsia="Times New Roman" w:hAnsi="Times New Roman" w:cs="Times New Roman"/>
              <w:color w:val="000000"/>
              <w:sz w:val="22"/>
            </w:rPr>
            <w:t xml:space="preserve">Abedin, S., &amp; Arunachalam, D. (2020). Maternal autonomy and high-risk pregnancy in Bangladesh: The mediating influences of childbearing practices and antenatal care. </w:t>
          </w:r>
          <w:r w:rsidRPr="001F5262">
            <w:rPr>
              <w:rFonts w:ascii="Times New Roman" w:eastAsia="Times New Roman" w:hAnsi="Times New Roman" w:cs="Times New Roman"/>
              <w:i/>
              <w:iCs/>
              <w:color w:val="000000"/>
              <w:sz w:val="22"/>
            </w:rPr>
            <w:t>BMC Pregnancy and Childbirth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20</w:t>
          </w:r>
          <w:r w:rsidRPr="001F5262">
            <w:rPr>
              <w:rFonts w:ascii="Times New Roman" w:eastAsia="Times New Roman" w:hAnsi="Times New Roman" w:cs="Times New Roman"/>
              <w:color w:val="000000"/>
              <w:sz w:val="22"/>
            </w:rPr>
            <w:t>(1). https://doi.org/10.1186/s12884-020-03260-9</w:t>
          </w:r>
        </w:p>
        <w:p w14:paraId="34D1FBDF" w14:textId="77777777" w:rsidR="001F5262" w:rsidRPr="001F5262" w:rsidRDefault="001F5262">
          <w:pPr>
            <w:autoSpaceDE w:val="0"/>
            <w:autoSpaceDN w:val="0"/>
            <w:ind w:hanging="480"/>
            <w:divId w:val="651060974"/>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Acharya, D. R., Bell, J. S., </w:t>
          </w:r>
          <w:proofErr w:type="spellStart"/>
          <w:r w:rsidRPr="001F5262">
            <w:rPr>
              <w:rFonts w:ascii="Times New Roman" w:eastAsia="Times New Roman" w:hAnsi="Times New Roman" w:cs="Times New Roman"/>
              <w:color w:val="000000"/>
              <w:sz w:val="22"/>
            </w:rPr>
            <w:t>Simkhada</w:t>
          </w:r>
          <w:proofErr w:type="spellEnd"/>
          <w:r w:rsidRPr="001F5262">
            <w:rPr>
              <w:rFonts w:ascii="Times New Roman" w:eastAsia="Times New Roman" w:hAnsi="Times New Roman" w:cs="Times New Roman"/>
              <w:color w:val="000000"/>
              <w:sz w:val="22"/>
            </w:rPr>
            <w:t xml:space="preserve">, P., Van Teijlingen, E. R., &amp; Regmi, P. R. (2010a). Open Access RESEARCH Women’s autonomy in household decision-making: a demographic study in Nepal. In </w:t>
          </w:r>
          <w:r w:rsidRPr="001F5262">
            <w:rPr>
              <w:rFonts w:ascii="Times New Roman" w:eastAsia="Times New Roman" w:hAnsi="Times New Roman" w:cs="Times New Roman"/>
              <w:i/>
              <w:iCs/>
              <w:color w:val="000000"/>
              <w:sz w:val="22"/>
            </w:rPr>
            <w:t>Reproductive Health</w:t>
          </w:r>
          <w:r w:rsidRPr="001F5262">
            <w:rPr>
              <w:rFonts w:ascii="Times New Roman" w:eastAsia="Times New Roman" w:hAnsi="Times New Roman" w:cs="Times New Roman"/>
              <w:color w:val="000000"/>
              <w:sz w:val="22"/>
            </w:rPr>
            <w:t xml:space="preserve"> (Vol. 7). http://www.reproductive-health-journal.com/content/7/1/15</w:t>
          </w:r>
        </w:p>
        <w:p w14:paraId="76B86529" w14:textId="77777777" w:rsidR="001F5262" w:rsidRPr="001F5262" w:rsidRDefault="001F5262">
          <w:pPr>
            <w:autoSpaceDE w:val="0"/>
            <w:autoSpaceDN w:val="0"/>
            <w:ind w:hanging="480"/>
            <w:divId w:val="55787682"/>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Acharya, D. R., Bell, J. S., </w:t>
          </w:r>
          <w:proofErr w:type="spellStart"/>
          <w:r w:rsidRPr="001F5262">
            <w:rPr>
              <w:rFonts w:ascii="Times New Roman" w:eastAsia="Times New Roman" w:hAnsi="Times New Roman" w:cs="Times New Roman"/>
              <w:color w:val="000000"/>
              <w:sz w:val="22"/>
            </w:rPr>
            <w:t>Simkhada</w:t>
          </w:r>
          <w:proofErr w:type="spellEnd"/>
          <w:r w:rsidRPr="001F5262">
            <w:rPr>
              <w:rFonts w:ascii="Times New Roman" w:eastAsia="Times New Roman" w:hAnsi="Times New Roman" w:cs="Times New Roman"/>
              <w:color w:val="000000"/>
              <w:sz w:val="22"/>
            </w:rPr>
            <w:t xml:space="preserve">, P., Van Teijlingen, E. R., &amp; Regmi, P. R. (2010b). Women’s autonomy in household decision-making: A demographic study in Nepal. </w:t>
          </w:r>
          <w:r w:rsidRPr="001F5262">
            <w:rPr>
              <w:rFonts w:ascii="Times New Roman" w:eastAsia="Times New Roman" w:hAnsi="Times New Roman" w:cs="Times New Roman"/>
              <w:i/>
              <w:iCs/>
              <w:color w:val="000000"/>
              <w:sz w:val="22"/>
            </w:rPr>
            <w:t>Reproductive Health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7</w:t>
          </w:r>
          <w:r w:rsidRPr="001F5262">
            <w:rPr>
              <w:rFonts w:ascii="Times New Roman" w:eastAsia="Times New Roman" w:hAnsi="Times New Roman" w:cs="Times New Roman"/>
              <w:color w:val="000000"/>
              <w:sz w:val="22"/>
            </w:rPr>
            <w:t>(1). https://doi.org/10.1186/1742-4755-7-15</w:t>
          </w:r>
        </w:p>
        <w:p w14:paraId="1B0DDD38" w14:textId="77777777" w:rsidR="001F5262" w:rsidRPr="001F5262" w:rsidRDefault="001F5262">
          <w:pPr>
            <w:autoSpaceDE w:val="0"/>
            <w:autoSpaceDN w:val="0"/>
            <w:ind w:hanging="480"/>
            <w:divId w:val="1761484133"/>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Alkema, L., Chou, D., Hogan, D., Zhang, S., Moller, A. B., Gemmill, A., Fat, D. M., Boerma, T., Temmerman, M., Mathers, C., &amp; Say, L. (2016). Global, regional, and national levels and trends in maternal mortality between 1990 and 2015, with scenario-based projections to 2030: A systematic analysis by the </w:t>
          </w:r>
          <w:proofErr w:type="gramStart"/>
          <w:r w:rsidRPr="001F5262">
            <w:rPr>
              <w:rFonts w:ascii="Times New Roman" w:eastAsia="Times New Roman" w:hAnsi="Times New Roman" w:cs="Times New Roman"/>
              <w:color w:val="000000"/>
              <w:sz w:val="22"/>
            </w:rPr>
            <w:t>un Maternal</w:t>
          </w:r>
          <w:proofErr w:type="gramEnd"/>
          <w:r w:rsidRPr="001F5262">
            <w:rPr>
              <w:rFonts w:ascii="Times New Roman" w:eastAsia="Times New Roman" w:hAnsi="Times New Roman" w:cs="Times New Roman"/>
              <w:color w:val="000000"/>
              <w:sz w:val="22"/>
            </w:rPr>
            <w:t xml:space="preserve"> Mortality Estimation Inter-Agency Group. </w:t>
          </w:r>
          <w:r w:rsidRPr="001F5262">
            <w:rPr>
              <w:rFonts w:ascii="Times New Roman" w:eastAsia="Times New Roman" w:hAnsi="Times New Roman" w:cs="Times New Roman"/>
              <w:i/>
              <w:iCs/>
              <w:color w:val="000000"/>
              <w:sz w:val="22"/>
            </w:rPr>
            <w:t>The Lancet</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387</w:t>
          </w:r>
          <w:r w:rsidRPr="001F5262">
            <w:rPr>
              <w:rFonts w:ascii="Times New Roman" w:eastAsia="Times New Roman" w:hAnsi="Times New Roman" w:cs="Times New Roman"/>
              <w:color w:val="000000"/>
              <w:sz w:val="22"/>
            </w:rPr>
            <w:t>(10017), 462–474. https://doi.org/10.1016/S0140-6736(15)00838-7</w:t>
          </w:r>
        </w:p>
        <w:p w14:paraId="7DEC629D" w14:textId="77777777" w:rsidR="001F5262" w:rsidRPr="001F5262" w:rsidRDefault="001F5262">
          <w:pPr>
            <w:autoSpaceDE w:val="0"/>
            <w:autoSpaceDN w:val="0"/>
            <w:ind w:hanging="480"/>
            <w:divId w:val="1054888067"/>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Ameyaw, E. K., </w:t>
          </w:r>
          <w:proofErr w:type="spellStart"/>
          <w:r w:rsidRPr="001F5262">
            <w:rPr>
              <w:rFonts w:ascii="Times New Roman" w:eastAsia="Times New Roman" w:hAnsi="Times New Roman" w:cs="Times New Roman"/>
              <w:color w:val="000000"/>
              <w:sz w:val="22"/>
            </w:rPr>
            <w:t>Tanle</w:t>
          </w:r>
          <w:proofErr w:type="spellEnd"/>
          <w:r w:rsidRPr="001F5262">
            <w:rPr>
              <w:rFonts w:ascii="Times New Roman" w:eastAsia="Times New Roman" w:hAnsi="Times New Roman" w:cs="Times New Roman"/>
              <w:color w:val="000000"/>
              <w:sz w:val="22"/>
            </w:rPr>
            <w:t xml:space="preserve">, A., </w:t>
          </w:r>
          <w:proofErr w:type="spellStart"/>
          <w:r w:rsidRPr="001F5262">
            <w:rPr>
              <w:rFonts w:ascii="Times New Roman" w:eastAsia="Times New Roman" w:hAnsi="Times New Roman" w:cs="Times New Roman"/>
              <w:color w:val="000000"/>
              <w:sz w:val="22"/>
            </w:rPr>
            <w:t>Kissah-Korsah</w:t>
          </w:r>
          <w:proofErr w:type="spellEnd"/>
          <w:r w:rsidRPr="001F5262">
            <w:rPr>
              <w:rFonts w:ascii="Times New Roman" w:eastAsia="Times New Roman" w:hAnsi="Times New Roman" w:cs="Times New Roman"/>
              <w:color w:val="000000"/>
              <w:sz w:val="22"/>
            </w:rPr>
            <w:t xml:space="preserve">, K., &amp; Amo-Adjei, J. (2016). Women’s Health Decision-Making Autonomy and Skilled Birth Attendance in Ghana. </w:t>
          </w:r>
          <w:r w:rsidRPr="001F5262">
            <w:rPr>
              <w:rFonts w:ascii="Times New Roman" w:eastAsia="Times New Roman" w:hAnsi="Times New Roman" w:cs="Times New Roman"/>
              <w:i/>
              <w:iCs/>
              <w:color w:val="000000"/>
              <w:sz w:val="22"/>
            </w:rPr>
            <w:t>International Journal of Reproductive Medicine</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2016</w:t>
          </w:r>
          <w:r w:rsidRPr="001F5262">
            <w:rPr>
              <w:rFonts w:ascii="Times New Roman" w:eastAsia="Times New Roman" w:hAnsi="Times New Roman" w:cs="Times New Roman"/>
              <w:color w:val="000000"/>
              <w:sz w:val="22"/>
            </w:rPr>
            <w:t>, 1–9. https://doi.org/10.1155/2016/6569514</w:t>
          </w:r>
        </w:p>
        <w:p w14:paraId="709026DB" w14:textId="77777777" w:rsidR="001F5262" w:rsidRPr="001F5262" w:rsidRDefault="001F5262">
          <w:pPr>
            <w:autoSpaceDE w:val="0"/>
            <w:autoSpaceDN w:val="0"/>
            <w:ind w:hanging="480"/>
            <w:divId w:val="1816599482"/>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Amouzou, A., Barros, A. J. D., Requejo, J., Faye, C., </w:t>
          </w:r>
          <w:proofErr w:type="spellStart"/>
          <w:r w:rsidRPr="001F5262">
            <w:rPr>
              <w:rFonts w:ascii="Times New Roman" w:eastAsia="Times New Roman" w:hAnsi="Times New Roman" w:cs="Times New Roman"/>
              <w:color w:val="000000"/>
              <w:sz w:val="22"/>
            </w:rPr>
            <w:t>Akseer</w:t>
          </w:r>
          <w:proofErr w:type="spellEnd"/>
          <w:r w:rsidRPr="001F5262">
            <w:rPr>
              <w:rFonts w:ascii="Times New Roman" w:eastAsia="Times New Roman" w:hAnsi="Times New Roman" w:cs="Times New Roman"/>
              <w:color w:val="000000"/>
              <w:sz w:val="22"/>
            </w:rPr>
            <w:t xml:space="preserve">, N., Bendavid, E., Blumenberg, C., Borghi, J., El Baz, S., Federspiel, F., Ferreira, L. Z., Hazel, E., Heft-Neal, S., Hellwig, F., Liu, L., Maïga, A., Munos, M., Pitt, C., Shawar, Y. R., … Boerma, T. (2025). The 2025 report of the Lancet Countdown </w:t>
          </w:r>
          <w:r w:rsidRPr="001F5262">
            <w:rPr>
              <w:rFonts w:ascii="Times New Roman" w:eastAsia="Times New Roman" w:hAnsi="Times New Roman" w:cs="Times New Roman"/>
              <w:color w:val="000000"/>
              <w:sz w:val="22"/>
            </w:rPr>
            <w:lastRenderedPageBreak/>
            <w:t xml:space="preserve">to 2030 for women’s, children’s, and adolescents’ health: tracking progress on health and nutrition. </w:t>
          </w:r>
          <w:r w:rsidRPr="001F5262">
            <w:rPr>
              <w:rFonts w:ascii="Times New Roman" w:eastAsia="Times New Roman" w:hAnsi="Times New Roman" w:cs="Times New Roman"/>
              <w:i/>
              <w:iCs/>
              <w:color w:val="000000"/>
              <w:sz w:val="22"/>
            </w:rPr>
            <w:t>The Lancet</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405</w:t>
          </w:r>
          <w:r w:rsidRPr="001F5262">
            <w:rPr>
              <w:rFonts w:ascii="Times New Roman" w:eastAsia="Times New Roman" w:hAnsi="Times New Roman" w:cs="Times New Roman"/>
              <w:color w:val="000000"/>
              <w:sz w:val="22"/>
            </w:rPr>
            <w:t>(10488), 1505–1554. https://doi.org/10.1016/S0140-6736(25)00151-5</w:t>
          </w:r>
        </w:p>
        <w:p w14:paraId="652F8948" w14:textId="77777777" w:rsidR="001F5262" w:rsidRPr="001F5262" w:rsidRDefault="001F5262">
          <w:pPr>
            <w:autoSpaceDE w:val="0"/>
            <w:autoSpaceDN w:val="0"/>
            <w:ind w:hanging="480"/>
            <w:divId w:val="985204263"/>
            <w:rPr>
              <w:rFonts w:ascii="Times New Roman" w:eastAsia="Times New Roman" w:hAnsi="Times New Roman" w:cs="Times New Roman"/>
              <w:color w:val="000000"/>
              <w:sz w:val="22"/>
            </w:rPr>
          </w:pPr>
          <w:proofErr w:type="spellStart"/>
          <w:r w:rsidRPr="001F5262">
            <w:rPr>
              <w:rFonts w:ascii="Times New Roman" w:eastAsia="Times New Roman" w:hAnsi="Times New Roman" w:cs="Times New Roman"/>
              <w:color w:val="000000"/>
              <w:sz w:val="22"/>
            </w:rPr>
            <w:t>Anfaara</w:t>
          </w:r>
          <w:proofErr w:type="spellEnd"/>
          <w:r w:rsidRPr="001F5262">
            <w:rPr>
              <w:rFonts w:ascii="Times New Roman" w:eastAsia="Times New Roman" w:hAnsi="Times New Roman" w:cs="Times New Roman"/>
              <w:color w:val="000000"/>
              <w:sz w:val="22"/>
            </w:rPr>
            <w:t xml:space="preserve">, F. W., </w:t>
          </w:r>
          <w:proofErr w:type="spellStart"/>
          <w:r w:rsidRPr="001F5262">
            <w:rPr>
              <w:rFonts w:ascii="Times New Roman" w:eastAsia="Times New Roman" w:hAnsi="Times New Roman" w:cs="Times New Roman"/>
              <w:color w:val="000000"/>
              <w:sz w:val="22"/>
            </w:rPr>
            <w:t>Amoak</w:t>
          </w:r>
          <w:proofErr w:type="spellEnd"/>
          <w:r w:rsidRPr="001F5262">
            <w:rPr>
              <w:rFonts w:ascii="Times New Roman" w:eastAsia="Times New Roman" w:hAnsi="Times New Roman" w:cs="Times New Roman"/>
              <w:color w:val="000000"/>
              <w:sz w:val="22"/>
            </w:rPr>
            <w:t xml:space="preserve">, D., Kye, N. O., Sano, Y., &amp; </w:t>
          </w:r>
          <w:proofErr w:type="spellStart"/>
          <w:r w:rsidRPr="001F5262">
            <w:rPr>
              <w:rFonts w:ascii="Times New Roman" w:eastAsia="Times New Roman" w:hAnsi="Times New Roman" w:cs="Times New Roman"/>
              <w:color w:val="000000"/>
              <w:sz w:val="22"/>
            </w:rPr>
            <w:t>Antabe</w:t>
          </w:r>
          <w:proofErr w:type="spellEnd"/>
          <w:r w:rsidRPr="001F5262">
            <w:rPr>
              <w:rFonts w:ascii="Times New Roman" w:eastAsia="Times New Roman" w:hAnsi="Times New Roman" w:cs="Times New Roman"/>
              <w:color w:val="000000"/>
              <w:sz w:val="22"/>
            </w:rPr>
            <w:t xml:space="preserve">, R. (2024). Exploring the link between household structure and women’s household decision-making autonomy in Mauritania. </w:t>
          </w:r>
          <w:r w:rsidRPr="001F5262">
            <w:rPr>
              <w:rFonts w:ascii="Times New Roman" w:eastAsia="Times New Roman" w:hAnsi="Times New Roman" w:cs="Times New Roman"/>
              <w:i/>
              <w:iCs/>
              <w:color w:val="000000"/>
              <w:sz w:val="22"/>
            </w:rPr>
            <w:t>Journal of Biosocial Science</w:t>
          </w:r>
          <w:r w:rsidRPr="001F5262">
            <w:rPr>
              <w:rFonts w:ascii="Times New Roman" w:eastAsia="Times New Roman" w:hAnsi="Times New Roman" w:cs="Times New Roman"/>
              <w:color w:val="000000"/>
              <w:sz w:val="22"/>
            </w:rPr>
            <w:t>. https://doi.org/10.1017/S0021932024000221</w:t>
          </w:r>
        </w:p>
        <w:p w14:paraId="6BB27462" w14:textId="77777777" w:rsidR="001F5262" w:rsidRPr="001F5262" w:rsidRDefault="001F5262">
          <w:pPr>
            <w:autoSpaceDE w:val="0"/>
            <w:autoSpaceDN w:val="0"/>
            <w:ind w:hanging="480"/>
            <w:divId w:val="2113238955"/>
            <w:rPr>
              <w:rFonts w:ascii="Times New Roman" w:eastAsia="Times New Roman" w:hAnsi="Times New Roman" w:cs="Times New Roman"/>
              <w:color w:val="000000"/>
              <w:sz w:val="22"/>
            </w:rPr>
          </w:pPr>
          <w:proofErr w:type="spellStart"/>
          <w:r w:rsidRPr="001F5262">
            <w:rPr>
              <w:rFonts w:ascii="Times New Roman" w:eastAsia="Times New Roman" w:hAnsi="Times New Roman" w:cs="Times New Roman"/>
              <w:color w:val="000000"/>
              <w:sz w:val="22"/>
            </w:rPr>
            <w:t>Antabe</w:t>
          </w:r>
          <w:proofErr w:type="spellEnd"/>
          <w:r w:rsidRPr="001F5262">
            <w:rPr>
              <w:rFonts w:ascii="Times New Roman" w:eastAsia="Times New Roman" w:hAnsi="Times New Roman" w:cs="Times New Roman"/>
              <w:color w:val="000000"/>
              <w:sz w:val="22"/>
            </w:rPr>
            <w:t xml:space="preserve">, R., </w:t>
          </w:r>
          <w:proofErr w:type="spellStart"/>
          <w:r w:rsidRPr="001F5262">
            <w:rPr>
              <w:rFonts w:ascii="Times New Roman" w:eastAsia="Times New Roman" w:hAnsi="Times New Roman" w:cs="Times New Roman"/>
              <w:color w:val="000000"/>
              <w:sz w:val="22"/>
            </w:rPr>
            <w:t>Antabe</w:t>
          </w:r>
          <w:proofErr w:type="spellEnd"/>
          <w:r w:rsidRPr="001F5262">
            <w:rPr>
              <w:rFonts w:ascii="Times New Roman" w:eastAsia="Times New Roman" w:hAnsi="Times New Roman" w:cs="Times New Roman"/>
              <w:color w:val="000000"/>
              <w:sz w:val="22"/>
            </w:rPr>
            <w:t xml:space="preserve">, G., Sano, Y., &amp; </w:t>
          </w:r>
          <w:proofErr w:type="spellStart"/>
          <w:r w:rsidRPr="001F5262">
            <w:rPr>
              <w:rFonts w:ascii="Times New Roman" w:eastAsia="Times New Roman" w:hAnsi="Times New Roman" w:cs="Times New Roman"/>
              <w:color w:val="000000"/>
              <w:sz w:val="22"/>
            </w:rPr>
            <w:t>Pienaah</w:t>
          </w:r>
          <w:proofErr w:type="spellEnd"/>
          <w:r w:rsidRPr="001F5262">
            <w:rPr>
              <w:rFonts w:ascii="Times New Roman" w:eastAsia="Times New Roman" w:hAnsi="Times New Roman" w:cs="Times New Roman"/>
              <w:color w:val="000000"/>
              <w:sz w:val="22"/>
            </w:rPr>
            <w:t xml:space="preserve">, C. K. A. (2025). Women’s household decision-making autonomy and mental health outcomes in Mozambique. </w:t>
          </w:r>
          <w:r w:rsidRPr="001F5262">
            <w:rPr>
              <w:rFonts w:ascii="Times New Roman" w:eastAsia="Times New Roman" w:hAnsi="Times New Roman" w:cs="Times New Roman"/>
              <w:i/>
              <w:iCs/>
              <w:color w:val="000000"/>
              <w:sz w:val="22"/>
            </w:rPr>
            <w:t>Global Mental Health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12</w:t>
          </w:r>
          <w:r w:rsidRPr="001F5262">
            <w:rPr>
              <w:rFonts w:ascii="Times New Roman" w:eastAsia="Times New Roman" w:hAnsi="Times New Roman" w:cs="Times New Roman"/>
              <w:color w:val="000000"/>
              <w:sz w:val="22"/>
            </w:rPr>
            <w:t>. https://doi.org/10.1017/gmh.2025.29</w:t>
          </w:r>
        </w:p>
        <w:p w14:paraId="3827BCA7" w14:textId="77777777" w:rsidR="001F5262" w:rsidRPr="001F5262" w:rsidRDefault="001F5262">
          <w:pPr>
            <w:autoSpaceDE w:val="0"/>
            <w:autoSpaceDN w:val="0"/>
            <w:ind w:hanging="480"/>
            <w:divId w:val="1628657389"/>
            <w:rPr>
              <w:rFonts w:ascii="Times New Roman" w:eastAsia="Times New Roman" w:hAnsi="Times New Roman" w:cs="Times New Roman"/>
              <w:color w:val="000000"/>
              <w:sz w:val="22"/>
            </w:rPr>
          </w:pPr>
          <w:proofErr w:type="spellStart"/>
          <w:r w:rsidRPr="001F5262">
            <w:rPr>
              <w:rFonts w:ascii="Times New Roman" w:eastAsia="Times New Roman" w:hAnsi="Times New Roman" w:cs="Times New Roman"/>
              <w:color w:val="000000"/>
              <w:sz w:val="22"/>
            </w:rPr>
            <w:t>Asmare</w:t>
          </w:r>
          <w:proofErr w:type="spellEnd"/>
          <w:r w:rsidRPr="001F5262">
            <w:rPr>
              <w:rFonts w:ascii="Times New Roman" w:eastAsia="Times New Roman" w:hAnsi="Times New Roman" w:cs="Times New Roman"/>
              <w:color w:val="000000"/>
              <w:sz w:val="22"/>
            </w:rPr>
            <w:t xml:space="preserve">, A. A., Tegegne, A. S., &amp; Belay, D. B. (2026). Unveiling hidden heterogeneity and inequalities in the continuum of care for reproductive, maternal, and child health services in sub-Saharan Africa: A multilevel latent class analysis approach. </w:t>
          </w:r>
          <w:r w:rsidRPr="001F5262">
            <w:rPr>
              <w:rFonts w:ascii="Times New Roman" w:eastAsia="Times New Roman" w:hAnsi="Times New Roman" w:cs="Times New Roman"/>
              <w:i/>
              <w:iCs/>
              <w:color w:val="000000"/>
              <w:sz w:val="22"/>
            </w:rPr>
            <w:t>Global Epidemiology</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11</w:t>
          </w:r>
          <w:r w:rsidRPr="001F5262">
            <w:rPr>
              <w:rFonts w:ascii="Times New Roman" w:eastAsia="Times New Roman" w:hAnsi="Times New Roman" w:cs="Times New Roman"/>
              <w:color w:val="000000"/>
              <w:sz w:val="22"/>
            </w:rPr>
            <w:t>. https://doi.org/10.1016/j.gloepi.2025.100237</w:t>
          </w:r>
        </w:p>
        <w:p w14:paraId="677D1F9E" w14:textId="77777777" w:rsidR="001F5262" w:rsidRPr="001F5262" w:rsidRDefault="001F5262">
          <w:pPr>
            <w:autoSpaceDE w:val="0"/>
            <w:autoSpaceDN w:val="0"/>
            <w:ind w:hanging="480"/>
            <w:divId w:val="652412772"/>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Bandara, N. A., Al-Anzi, S. M. F., Zhdanova, A., &amp; Hirani, S. (2024). Women’s Empowerment and Mental Health: A Scoping Review. </w:t>
          </w:r>
          <w:r w:rsidRPr="001F5262">
            <w:rPr>
              <w:rFonts w:ascii="Times New Roman" w:eastAsia="Times New Roman" w:hAnsi="Times New Roman" w:cs="Times New Roman"/>
              <w:i/>
              <w:iCs/>
              <w:color w:val="000000"/>
              <w:sz w:val="22"/>
            </w:rPr>
            <w:t>Women</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4</w:t>
          </w:r>
          <w:r w:rsidRPr="001F5262">
            <w:rPr>
              <w:rFonts w:ascii="Times New Roman" w:eastAsia="Times New Roman" w:hAnsi="Times New Roman" w:cs="Times New Roman"/>
              <w:color w:val="000000"/>
              <w:sz w:val="22"/>
            </w:rPr>
            <w:t>(3), 277–289. https://doi.org/10.3390/women4030021</w:t>
          </w:r>
        </w:p>
        <w:p w14:paraId="4632DF24" w14:textId="77777777" w:rsidR="001F5262" w:rsidRPr="001F5262" w:rsidRDefault="001F5262">
          <w:pPr>
            <w:autoSpaceDE w:val="0"/>
            <w:autoSpaceDN w:val="0"/>
            <w:ind w:hanging="480"/>
            <w:divId w:val="1441222177"/>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Boakye, S. K., Danquah, L., &amp; Antwi, M. (2025). Maternal mental health improvement in </w:t>
          </w:r>
          <w:proofErr w:type="spellStart"/>
          <w:r w:rsidRPr="001F5262">
            <w:rPr>
              <w:rFonts w:ascii="Times New Roman" w:eastAsia="Times New Roman" w:hAnsi="Times New Roman" w:cs="Times New Roman"/>
              <w:color w:val="000000"/>
              <w:sz w:val="22"/>
            </w:rPr>
            <w:t>ghana</w:t>
          </w:r>
          <w:proofErr w:type="spellEnd"/>
          <w:r w:rsidRPr="001F5262">
            <w:rPr>
              <w:rFonts w:ascii="Times New Roman" w:eastAsia="Times New Roman" w:hAnsi="Times New Roman" w:cs="Times New Roman"/>
              <w:color w:val="000000"/>
              <w:sz w:val="22"/>
            </w:rPr>
            <w:t xml:space="preserve">: role of green spaces exposure. </w:t>
          </w:r>
          <w:r w:rsidRPr="001F5262">
            <w:rPr>
              <w:rFonts w:ascii="Times New Roman" w:eastAsia="Times New Roman" w:hAnsi="Times New Roman" w:cs="Times New Roman"/>
              <w:i/>
              <w:iCs/>
              <w:color w:val="000000"/>
              <w:sz w:val="22"/>
            </w:rPr>
            <w:t>BMC Women’s Health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25</w:t>
          </w:r>
          <w:r w:rsidRPr="001F5262">
            <w:rPr>
              <w:rFonts w:ascii="Times New Roman" w:eastAsia="Times New Roman" w:hAnsi="Times New Roman" w:cs="Times New Roman"/>
              <w:color w:val="000000"/>
              <w:sz w:val="22"/>
            </w:rPr>
            <w:t>(1). https://doi.org/10.1186/s12905-025-03886-x</w:t>
          </w:r>
        </w:p>
        <w:p w14:paraId="28A753C0" w14:textId="77777777" w:rsidR="001F5262" w:rsidRPr="001F5262" w:rsidRDefault="001F5262">
          <w:pPr>
            <w:autoSpaceDE w:val="0"/>
            <w:autoSpaceDN w:val="0"/>
            <w:ind w:hanging="480"/>
            <w:divId w:val="1900896648"/>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Borges do Nascimento, I. J., Abdulazeem, H. M., Weerasekara, I., Marquez, J., Vasanthan, L. T., Deeken, G., Morgan, R., Tan, H. L., Yordi Aguirre, I., </w:t>
          </w:r>
          <w:proofErr w:type="spellStart"/>
          <w:r w:rsidRPr="001F5262">
            <w:rPr>
              <w:rFonts w:ascii="Times New Roman" w:eastAsia="Times New Roman" w:hAnsi="Times New Roman" w:cs="Times New Roman"/>
              <w:color w:val="000000"/>
              <w:sz w:val="22"/>
            </w:rPr>
            <w:t>Østeengaard</w:t>
          </w:r>
          <w:proofErr w:type="spellEnd"/>
          <w:r w:rsidRPr="001F5262">
            <w:rPr>
              <w:rFonts w:ascii="Times New Roman" w:eastAsia="Times New Roman" w:hAnsi="Times New Roman" w:cs="Times New Roman"/>
              <w:color w:val="000000"/>
              <w:sz w:val="22"/>
            </w:rPr>
            <w:t xml:space="preserve">, L., </w:t>
          </w:r>
          <w:proofErr w:type="spellStart"/>
          <w:r w:rsidRPr="001F5262">
            <w:rPr>
              <w:rFonts w:ascii="Times New Roman" w:eastAsia="Times New Roman" w:hAnsi="Times New Roman" w:cs="Times New Roman"/>
              <w:color w:val="000000"/>
              <w:sz w:val="22"/>
            </w:rPr>
            <w:t>Kularathne</w:t>
          </w:r>
          <w:proofErr w:type="spellEnd"/>
          <w:r w:rsidRPr="001F5262">
            <w:rPr>
              <w:rFonts w:ascii="Times New Roman" w:eastAsia="Times New Roman" w:hAnsi="Times New Roman" w:cs="Times New Roman"/>
              <w:color w:val="000000"/>
              <w:sz w:val="22"/>
            </w:rPr>
            <w:t xml:space="preserve">, I., Azzopardi-Muscat, N., van Kessel, R., Martinez, E. Z., </w:t>
          </w:r>
          <w:proofErr w:type="spellStart"/>
          <w:r w:rsidRPr="001F5262">
            <w:rPr>
              <w:rFonts w:ascii="Times New Roman" w:eastAsia="Times New Roman" w:hAnsi="Times New Roman" w:cs="Times New Roman"/>
              <w:color w:val="000000"/>
              <w:sz w:val="22"/>
            </w:rPr>
            <w:t>Permanand</w:t>
          </w:r>
          <w:proofErr w:type="spellEnd"/>
          <w:r w:rsidRPr="001F5262">
            <w:rPr>
              <w:rFonts w:ascii="Times New Roman" w:eastAsia="Times New Roman" w:hAnsi="Times New Roman" w:cs="Times New Roman"/>
              <w:color w:val="000000"/>
              <w:sz w:val="22"/>
            </w:rPr>
            <w:t xml:space="preserve">, G., &amp; Novillo-Ortiz, D. (2025). Transforming women’s health, empowerment, and gender equality with digital health: evidence-based policy and practice. In </w:t>
          </w:r>
          <w:r w:rsidRPr="001F5262">
            <w:rPr>
              <w:rFonts w:ascii="Times New Roman" w:eastAsia="Times New Roman" w:hAnsi="Times New Roman" w:cs="Times New Roman"/>
              <w:i/>
              <w:iCs/>
              <w:color w:val="000000"/>
              <w:sz w:val="22"/>
            </w:rPr>
            <w:t>The Lancet Digital Health</w:t>
          </w:r>
          <w:r w:rsidRPr="001F5262">
            <w:rPr>
              <w:rFonts w:ascii="Times New Roman" w:eastAsia="Times New Roman" w:hAnsi="Times New Roman" w:cs="Times New Roman"/>
              <w:color w:val="000000"/>
              <w:sz w:val="22"/>
            </w:rPr>
            <w:t xml:space="preserve"> (Vol. 7, Number 6). Elsevier Ltd. https://doi.org/10.1016/j.landig.2025.01.014</w:t>
          </w:r>
        </w:p>
        <w:p w14:paraId="3644C744" w14:textId="77777777" w:rsidR="001F5262" w:rsidRPr="001F5262" w:rsidRDefault="001F5262">
          <w:pPr>
            <w:autoSpaceDE w:val="0"/>
            <w:autoSpaceDN w:val="0"/>
            <w:ind w:hanging="480"/>
            <w:divId w:val="1986885867"/>
            <w:rPr>
              <w:rFonts w:ascii="Times New Roman" w:eastAsia="Times New Roman" w:hAnsi="Times New Roman" w:cs="Times New Roman"/>
              <w:color w:val="000000"/>
              <w:sz w:val="22"/>
            </w:rPr>
          </w:pPr>
          <w:proofErr w:type="spellStart"/>
          <w:r w:rsidRPr="001F5262">
            <w:rPr>
              <w:rFonts w:ascii="Times New Roman" w:eastAsia="Times New Roman" w:hAnsi="Times New Roman" w:cs="Times New Roman"/>
              <w:color w:val="000000"/>
              <w:sz w:val="22"/>
            </w:rPr>
            <w:t>Bushu</w:t>
          </w:r>
          <w:proofErr w:type="spellEnd"/>
          <w:r w:rsidRPr="001F5262">
            <w:rPr>
              <w:rFonts w:ascii="Times New Roman" w:eastAsia="Times New Roman" w:hAnsi="Times New Roman" w:cs="Times New Roman"/>
              <w:color w:val="000000"/>
              <w:sz w:val="22"/>
            </w:rPr>
            <w:t xml:space="preserve">, G., Kambale, C., </w:t>
          </w:r>
          <w:proofErr w:type="spellStart"/>
          <w:r w:rsidRPr="001F5262">
            <w:rPr>
              <w:rFonts w:ascii="Times New Roman" w:eastAsia="Times New Roman" w:hAnsi="Times New Roman" w:cs="Times New Roman"/>
              <w:color w:val="000000"/>
              <w:sz w:val="22"/>
            </w:rPr>
            <w:t>Kikwabantu</w:t>
          </w:r>
          <w:proofErr w:type="spellEnd"/>
          <w:r w:rsidRPr="001F5262">
            <w:rPr>
              <w:rFonts w:ascii="Times New Roman" w:eastAsia="Times New Roman" w:hAnsi="Times New Roman" w:cs="Times New Roman"/>
              <w:color w:val="000000"/>
              <w:sz w:val="22"/>
            </w:rPr>
            <w:t xml:space="preserve">, S., </w:t>
          </w:r>
          <w:proofErr w:type="spellStart"/>
          <w:r w:rsidRPr="001F5262">
            <w:rPr>
              <w:rFonts w:ascii="Times New Roman" w:eastAsia="Times New Roman" w:hAnsi="Times New Roman" w:cs="Times New Roman"/>
              <w:color w:val="000000"/>
              <w:sz w:val="22"/>
            </w:rPr>
            <w:t>Benedite</w:t>
          </w:r>
          <w:proofErr w:type="spellEnd"/>
          <w:r w:rsidRPr="001F5262">
            <w:rPr>
              <w:rFonts w:ascii="Times New Roman" w:eastAsia="Times New Roman" w:hAnsi="Times New Roman" w:cs="Times New Roman"/>
              <w:color w:val="000000"/>
              <w:sz w:val="22"/>
            </w:rPr>
            <w:t xml:space="preserve">, F. B., Weber, W., Black, B. O., &amp; Verschueren, K. J. C. (2025). Caesarean section Robson classification, complications and lessons learned in a rural hospital in </w:t>
          </w:r>
          <w:proofErr w:type="spellStart"/>
          <w:r w:rsidRPr="001F5262">
            <w:rPr>
              <w:rFonts w:ascii="Times New Roman" w:eastAsia="Times New Roman" w:hAnsi="Times New Roman" w:cs="Times New Roman"/>
              <w:color w:val="000000"/>
              <w:sz w:val="22"/>
            </w:rPr>
            <w:t>Walikale</w:t>
          </w:r>
          <w:proofErr w:type="spellEnd"/>
          <w:r w:rsidRPr="001F5262">
            <w:rPr>
              <w:rFonts w:ascii="Times New Roman" w:eastAsia="Times New Roman" w:hAnsi="Times New Roman" w:cs="Times New Roman"/>
              <w:color w:val="000000"/>
              <w:sz w:val="22"/>
            </w:rPr>
            <w:t xml:space="preserve">, North Kivu, Democratic Republic of Congo: a cross-sectional study. </w:t>
          </w:r>
          <w:r w:rsidRPr="001F5262">
            <w:rPr>
              <w:rFonts w:ascii="Times New Roman" w:eastAsia="Times New Roman" w:hAnsi="Times New Roman" w:cs="Times New Roman"/>
              <w:i/>
              <w:iCs/>
              <w:color w:val="000000"/>
              <w:sz w:val="22"/>
            </w:rPr>
            <w:t>AJOG Global Reports</w:t>
          </w:r>
          <w:r w:rsidRPr="001F5262">
            <w:rPr>
              <w:rFonts w:ascii="Times New Roman" w:eastAsia="Times New Roman" w:hAnsi="Times New Roman" w:cs="Times New Roman"/>
              <w:color w:val="000000"/>
              <w:sz w:val="22"/>
            </w:rPr>
            <w:t>, 100586. https://doi.org/10.1016/j.xagr.2025.100586</w:t>
          </w:r>
        </w:p>
        <w:p w14:paraId="079D3F5E" w14:textId="77777777" w:rsidR="001F5262" w:rsidRPr="001F5262" w:rsidRDefault="001F5262">
          <w:pPr>
            <w:autoSpaceDE w:val="0"/>
            <w:autoSpaceDN w:val="0"/>
            <w:ind w:hanging="480"/>
            <w:divId w:val="746540680"/>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Celentano ScD MHS, D. D., &amp; </w:t>
          </w:r>
          <w:proofErr w:type="spellStart"/>
          <w:r w:rsidRPr="001F5262">
            <w:rPr>
              <w:rFonts w:ascii="Times New Roman" w:eastAsia="Times New Roman" w:hAnsi="Times New Roman" w:cs="Times New Roman"/>
              <w:color w:val="000000"/>
              <w:sz w:val="22"/>
            </w:rPr>
            <w:t>Szklo</w:t>
          </w:r>
          <w:proofErr w:type="spellEnd"/>
          <w:r w:rsidRPr="001F5262">
            <w:rPr>
              <w:rFonts w:ascii="Times New Roman" w:eastAsia="Times New Roman" w:hAnsi="Times New Roman" w:cs="Times New Roman"/>
              <w:color w:val="000000"/>
              <w:sz w:val="22"/>
            </w:rPr>
            <w:t xml:space="preserve"> MPH DrPH, M. (2019). </w:t>
          </w:r>
          <w:r w:rsidRPr="001F5262">
            <w:rPr>
              <w:rFonts w:ascii="Times New Roman" w:eastAsia="Times New Roman" w:hAnsi="Times New Roman" w:cs="Times New Roman"/>
              <w:i/>
              <w:iCs/>
              <w:color w:val="000000"/>
              <w:sz w:val="22"/>
            </w:rPr>
            <w:t>Unlock your eBook today</w:t>
          </w:r>
          <w:r w:rsidRPr="001F5262">
            <w:rPr>
              <w:rFonts w:ascii="Times New Roman" w:eastAsia="Times New Roman" w:hAnsi="Times New Roman" w:cs="Times New Roman"/>
              <w:color w:val="000000"/>
              <w:sz w:val="22"/>
            </w:rPr>
            <w:t>.</w:t>
          </w:r>
        </w:p>
        <w:p w14:paraId="3694AD73" w14:textId="77777777" w:rsidR="001F5262" w:rsidRPr="001F5262" w:rsidRDefault="001F5262">
          <w:pPr>
            <w:autoSpaceDE w:val="0"/>
            <w:autoSpaceDN w:val="0"/>
            <w:ind w:hanging="480"/>
            <w:divId w:val="1241872295"/>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Cuschieri, S. (2019). The STROBE guidelines. In </w:t>
          </w:r>
          <w:r w:rsidRPr="001F5262">
            <w:rPr>
              <w:rFonts w:ascii="Times New Roman" w:eastAsia="Times New Roman" w:hAnsi="Times New Roman" w:cs="Times New Roman"/>
              <w:i/>
              <w:iCs/>
              <w:color w:val="000000"/>
              <w:sz w:val="22"/>
            </w:rPr>
            <w:t xml:space="preserve">Saudi Journal of </w:t>
          </w:r>
          <w:proofErr w:type="spellStart"/>
          <w:r w:rsidRPr="001F5262">
            <w:rPr>
              <w:rFonts w:ascii="Times New Roman" w:eastAsia="Times New Roman" w:hAnsi="Times New Roman" w:cs="Times New Roman"/>
              <w:i/>
              <w:iCs/>
              <w:color w:val="000000"/>
              <w:sz w:val="22"/>
            </w:rPr>
            <w:t>Anaesthesia</w:t>
          </w:r>
          <w:proofErr w:type="spellEnd"/>
          <w:r w:rsidRPr="001F5262">
            <w:rPr>
              <w:rFonts w:ascii="Times New Roman" w:eastAsia="Times New Roman" w:hAnsi="Times New Roman" w:cs="Times New Roman"/>
              <w:color w:val="000000"/>
              <w:sz w:val="22"/>
            </w:rPr>
            <w:t xml:space="preserve"> (Vol. 13, Number 5, pp. S31–S34). Wolters Kluwer </w:t>
          </w:r>
          <w:proofErr w:type="spellStart"/>
          <w:r w:rsidRPr="001F5262">
            <w:rPr>
              <w:rFonts w:ascii="Times New Roman" w:eastAsia="Times New Roman" w:hAnsi="Times New Roman" w:cs="Times New Roman"/>
              <w:color w:val="000000"/>
              <w:sz w:val="22"/>
            </w:rPr>
            <w:t>Medknow</w:t>
          </w:r>
          <w:proofErr w:type="spellEnd"/>
          <w:r w:rsidRPr="001F5262">
            <w:rPr>
              <w:rFonts w:ascii="Times New Roman" w:eastAsia="Times New Roman" w:hAnsi="Times New Roman" w:cs="Times New Roman"/>
              <w:color w:val="000000"/>
              <w:sz w:val="22"/>
            </w:rPr>
            <w:t xml:space="preserve"> Publications. https://doi.org/10.4103/sja.SJA_543_18</w:t>
          </w:r>
        </w:p>
        <w:p w14:paraId="00CEE661" w14:textId="77777777" w:rsidR="001F5262" w:rsidRPr="001F5262" w:rsidRDefault="001F5262">
          <w:pPr>
            <w:autoSpaceDE w:val="0"/>
            <w:autoSpaceDN w:val="0"/>
            <w:ind w:hanging="480"/>
            <w:divId w:val="1244333644"/>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Dangare, P., Cronje, P. J. R., </w:t>
          </w:r>
          <w:proofErr w:type="spellStart"/>
          <w:r w:rsidRPr="001F5262">
            <w:rPr>
              <w:rFonts w:ascii="Times New Roman" w:eastAsia="Times New Roman" w:hAnsi="Times New Roman" w:cs="Times New Roman"/>
              <w:color w:val="000000"/>
              <w:sz w:val="22"/>
            </w:rPr>
            <w:t>Mashimbye</w:t>
          </w:r>
          <w:proofErr w:type="spellEnd"/>
          <w:r w:rsidRPr="001F5262">
            <w:rPr>
              <w:rFonts w:ascii="Times New Roman" w:eastAsia="Times New Roman" w:hAnsi="Times New Roman" w:cs="Times New Roman"/>
              <w:color w:val="000000"/>
              <w:sz w:val="22"/>
            </w:rPr>
            <w:t xml:space="preserve">, Z. E., </w:t>
          </w:r>
          <w:proofErr w:type="spellStart"/>
          <w:r w:rsidRPr="001F5262">
            <w:rPr>
              <w:rFonts w:ascii="Times New Roman" w:eastAsia="Times New Roman" w:hAnsi="Times New Roman" w:cs="Times New Roman"/>
              <w:color w:val="000000"/>
              <w:sz w:val="22"/>
            </w:rPr>
            <w:t>Masanganise</w:t>
          </w:r>
          <w:proofErr w:type="spellEnd"/>
          <w:r w:rsidRPr="001F5262">
            <w:rPr>
              <w:rFonts w:ascii="Times New Roman" w:eastAsia="Times New Roman" w:hAnsi="Times New Roman" w:cs="Times New Roman"/>
              <w:color w:val="000000"/>
              <w:sz w:val="22"/>
            </w:rPr>
            <w:t xml:space="preserve">, J., </w:t>
          </w:r>
          <w:proofErr w:type="spellStart"/>
          <w:r w:rsidRPr="001F5262">
            <w:rPr>
              <w:rFonts w:ascii="Times New Roman" w:eastAsia="Times New Roman" w:hAnsi="Times New Roman" w:cs="Times New Roman"/>
              <w:color w:val="000000"/>
              <w:sz w:val="22"/>
            </w:rPr>
            <w:t>Ntshidi</w:t>
          </w:r>
          <w:proofErr w:type="spellEnd"/>
          <w:r w:rsidRPr="001F5262">
            <w:rPr>
              <w:rFonts w:ascii="Times New Roman" w:eastAsia="Times New Roman" w:hAnsi="Times New Roman" w:cs="Times New Roman"/>
              <w:color w:val="000000"/>
              <w:sz w:val="22"/>
            </w:rPr>
            <w:t xml:space="preserve">, Z., Gokool, S., Naiken, V., Sawunyama, T., &amp; Dzikiti, S. (2026). Modelling water - use and yield of selected irrigated subtropical crops using machine learning and hybrid models in north - eastern South Africa. </w:t>
          </w:r>
          <w:r w:rsidRPr="001F5262">
            <w:rPr>
              <w:rFonts w:ascii="Times New Roman" w:eastAsia="Times New Roman" w:hAnsi="Times New Roman" w:cs="Times New Roman"/>
              <w:i/>
              <w:iCs/>
              <w:color w:val="000000"/>
              <w:sz w:val="22"/>
            </w:rPr>
            <w:t>Agricultural Water Management</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324</w:t>
          </w:r>
          <w:r w:rsidRPr="001F5262">
            <w:rPr>
              <w:rFonts w:ascii="Times New Roman" w:eastAsia="Times New Roman" w:hAnsi="Times New Roman" w:cs="Times New Roman"/>
              <w:color w:val="000000"/>
              <w:sz w:val="22"/>
            </w:rPr>
            <w:t>. https://doi.org/10.1016/j.agwat.2025.110113</w:t>
          </w:r>
        </w:p>
        <w:p w14:paraId="1C68C34C" w14:textId="77777777" w:rsidR="001F5262" w:rsidRPr="001F5262" w:rsidRDefault="001F5262">
          <w:pPr>
            <w:autoSpaceDE w:val="0"/>
            <w:autoSpaceDN w:val="0"/>
            <w:ind w:hanging="480"/>
            <w:divId w:val="1288316620"/>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DHS Program, T. (2023). </w:t>
          </w:r>
          <w:r w:rsidRPr="001F5262">
            <w:rPr>
              <w:rFonts w:ascii="Times New Roman" w:eastAsia="Times New Roman" w:hAnsi="Times New Roman" w:cs="Times New Roman"/>
              <w:i/>
              <w:iCs/>
              <w:color w:val="000000"/>
              <w:sz w:val="22"/>
            </w:rPr>
            <w:t>Lesotho Demographic and Health Survey</w:t>
          </w:r>
          <w:r w:rsidRPr="001F5262">
            <w:rPr>
              <w:rFonts w:ascii="Times New Roman" w:eastAsia="Times New Roman" w:hAnsi="Times New Roman" w:cs="Times New Roman"/>
              <w:color w:val="000000"/>
              <w:sz w:val="22"/>
            </w:rPr>
            <w:t>.</w:t>
          </w:r>
        </w:p>
        <w:p w14:paraId="7A190CF4" w14:textId="77777777" w:rsidR="001F5262" w:rsidRPr="001F5262" w:rsidRDefault="001F5262">
          <w:pPr>
            <w:autoSpaceDE w:val="0"/>
            <w:autoSpaceDN w:val="0"/>
            <w:ind w:hanging="480"/>
            <w:divId w:val="1947926874"/>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Esteban-Gonzalo, S., Khan, M. H. A., Hasan, M. M., &amp; Díaz-Morales, J. F. (2026). Psychosocial predictors of women’s mental health in Bangladesh: Evidence from BDHS-2022 data on fertility, </w:t>
          </w:r>
          <w:r w:rsidRPr="001F5262">
            <w:rPr>
              <w:rFonts w:ascii="Times New Roman" w:eastAsia="Times New Roman" w:hAnsi="Times New Roman" w:cs="Times New Roman"/>
              <w:color w:val="000000"/>
              <w:sz w:val="22"/>
            </w:rPr>
            <w:lastRenderedPageBreak/>
            <w:t xml:space="preserve">empowerment, decision-making, child loss, and sex-affective </w:t>
          </w:r>
          <w:proofErr w:type="spellStart"/>
          <w:r w:rsidRPr="001F5262">
            <w:rPr>
              <w:rFonts w:ascii="Times New Roman" w:eastAsia="Times New Roman" w:hAnsi="Times New Roman" w:cs="Times New Roman"/>
              <w:color w:val="000000"/>
              <w:sz w:val="22"/>
            </w:rPr>
            <w:t>behaviours</w:t>
          </w:r>
          <w:proofErr w:type="spellEnd"/>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Public Health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254</w:t>
          </w:r>
          <w:r w:rsidRPr="001F5262">
            <w:rPr>
              <w:rFonts w:ascii="Times New Roman" w:eastAsia="Times New Roman" w:hAnsi="Times New Roman" w:cs="Times New Roman"/>
              <w:color w:val="000000"/>
              <w:sz w:val="22"/>
            </w:rPr>
            <w:t>. https://doi.org/10.1016/j.puhe.2026.106222</w:t>
          </w:r>
        </w:p>
        <w:p w14:paraId="2E12E9E2" w14:textId="77777777" w:rsidR="001F5262" w:rsidRPr="001F5262" w:rsidRDefault="001F5262">
          <w:pPr>
            <w:autoSpaceDE w:val="0"/>
            <w:autoSpaceDN w:val="0"/>
            <w:ind w:hanging="480"/>
            <w:divId w:val="182669829"/>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Fernández, L. G., Yoon, G. H., </w:t>
          </w:r>
          <w:proofErr w:type="spellStart"/>
          <w:r w:rsidRPr="001F5262">
            <w:rPr>
              <w:rFonts w:ascii="Times New Roman" w:eastAsia="Times New Roman" w:hAnsi="Times New Roman" w:cs="Times New Roman"/>
              <w:color w:val="000000"/>
              <w:sz w:val="22"/>
            </w:rPr>
            <w:t>Firima</w:t>
          </w:r>
          <w:proofErr w:type="spellEnd"/>
          <w:r w:rsidRPr="001F5262">
            <w:rPr>
              <w:rFonts w:ascii="Times New Roman" w:eastAsia="Times New Roman" w:hAnsi="Times New Roman" w:cs="Times New Roman"/>
              <w:color w:val="000000"/>
              <w:sz w:val="22"/>
            </w:rPr>
            <w:t xml:space="preserve">, E., Gupta, R., </w:t>
          </w:r>
          <w:proofErr w:type="spellStart"/>
          <w:r w:rsidRPr="001F5262">
            <w:rPr>
              <w:rFonts w:ascii="Times New Roman" w:eastAsia="Times New Roman" w:hAnsi="Times New Roman" w:cs="Times New Roman"/>
              <w:color w:val="000000"/>
              <w:sz w:val="22"/>
            </w:rPr>
            <w:t>Sematle</w:t>
          </w:r>
          <w:proofErr w:type="spellEnd"/>
          <w:r w:rsidRPr="001F5262">
            <w:rPr>
              <w:rFonts w:ascii="Times New Roman" w:eastAsia="Times New Roman" w:hAnsi="Times New Roman" w:cs="Times New Roman"/>
              <w:color w:val="000000"/>
              <w:sz w:val="22"/>
            </w:rPr>
            <w:t xml:space="preserve">, M. P., </w:t>
          </w:r>
          <w:proofErr w:type="spellStart"/>
          <w:r w:rsidRPr="001F5262">
            <w:rPr>
              <w:rFonts w:ascii="Times New Roman" w:eastAsia="Times New Roman" w:hAnsi="Times New Roman" w:cs="Times New Roman"/>
              <w:color w:val="000000"/>
              <w:sz w:val="22"/>
            </w:rPr>
            <w:t>Khomolishoele</w:t>
          </w:r>
          <w:proofErr w:type="spellEnd"/>
          <w:r w:rsidRPr="001F5262">
            <w:rPr>
              <w:rFonts w:ascii="Times New Roman" w:eastAsia="Times New Roman" w:hAnsi="Times New Roman" w:cs="Times New Roman"/>
              <w:color w:val="000000"/>
              <w:sz w:val="22"/>
            </w:rPr>
            <w:t xml:space="preserve">, M., </w:t>
          </w:r>
          <w:proofErr w:type="spellStart"/>
          <w:r w:rsidRPr="001F5262">
            <w:rPr>
              <w:rFonts w:ascii="Times New Roman" w:eastAsia="Times New Roman" w:hAnsi="Times New Roman" w:cs="Times New Roman"/>
              <w:color w:val="000000"/>
              <w:sz w:val="22"/>
            </w:rPr>
            <w:t>Molulela</w:t>
          </w:r>
          <w:proofErr w:type="spellEnd"/>
          <w:r w:rsidRPr="001F5262">
            <w:rPr>
              <w:rFonts w:ascii="Times New Roman" w:eastAsia="Times New Roman" w:hAnsi="Times New Roman" w:cs="Times New Roman"/>
              <w:color w:val="000000"/>
              <w:sz w:val="22"/>
            </w:rPr>
            <w:t xml:space="preserve">, M., Bane, M., </w:t>
          </w:r>
          <w:proofErr w:type="spellStart"/>
          <w:r w:rsidRPr="001F5262">
            <w:rPr>
              <w:rFonts w:ascii="Times New Roman" w:eastAsia="Times New Roman" w:hAnsi="Times New Roman" w:cs="Times New Roman"/>
              <w:color w:val="000000"/>
              <w:sz w:val="22"/>
            </w:rPr>
            <w:t>Tlahani</w:t>
          </w:r>
          <w:proofErr w:type="spellEnd"/>
          <w:r w:rsidRPr="001F5262">
            <w:rPr>
              <w:rFonts w:ascii="Times New Roman" w:eastAsia="Times New Roman" w:hAnsi="Times New Roman" w:cs="Times New Roman"/>
              <w:color w:val="000000"/>
              <w:sz w:val="22"/>
            </w:rPr>
            <w:t xml:space="preserve">, M., Lee, T. T., </w:t>
          </w:r>
          <w:proofErr w:type="spellStart"/>
          <w:r w:rsidRPr="001F5262">
            <w:rPr>
              <w:rFonts w:ascii="Times New Roman" w:eastAsia="Times New Roman" w:hAnsi="Times New Roman" w:cs="Times New Roman"/>
              <w:color w:val="000000"/>
              <w:sz w:val="22"/>
            </w:rPr>
            <w:t>Chammartin</w:t>
          </w:r>
          <w:proofErr w:type="spellEnd"/>
          <w:r w:rsidRPr="001F5262">
            <w:rPr>
              <w:rFonts w:ascii="Times New Roman" w:eastAsia="Times New Roman" w:hAnsi="Times New Roman" w:cs="Times New Roman"/>
              <w:color w:val="000000"/>
              <w:sz w:val="22"/>
            </w:rPr>
            <w:t xml:space="preserve">, F., Gerber, F., Lejone, T., </w:t>
          </w:r>
          <w:proofErr w:type="spellStart"/>
          <w:r w:rsidRPr="001F5262">
            <w:rPr>
              <w:rFonts w:ascii="Times New Roman" w:eastAsia="Times New Roman" w:hAnsi="Times New Roman" w:cs="Times New Roman"/>
              <w:color w:val="000000"/>
              <w:sz w:val="22"/>
            </w:rPr>
            <w:t>Ayakaka</w:t>
          </w:r>
          <w:proofErr w:type="spellEnd"/>
          <w:r w:rsidRPr="001F5262">
            <w:rPr>
              <w:rFonts w:ascii="Times New Roman" w:eastAsia="Times New Roman" w:hAnsi="Times New Roman" w:cs="Times New Roman"/>
              <w:color w:val="000000"/>
              <w:sz w:val="22"/>
            </w:rPr>
            <w:t xml:space="preserve">, I., </w:t>
          </w:r>
          <w:proofErr w:type="spellStart"/>
          <w:r w:rsidRPr="001F5262">
            <w:rPr>
              <w:rFonts w:ascii="Times New Roman" w:eastAsia="Times New Roman" w:hAnsi="Times New Roman" w:cs="Times New Roman"/>
              <w:color w:val="000000"/>
              <w:sz w:val="22"/>
            </w:rPr>
            <w:t>Labhardt</w:t>
          </w:r>
          <w:proofErr w:type="spellEnd"/>
          <w:r w:rsidRPr="001F5262">
            <w:rPr>
              <w:rFonts w:ascii="Times New Roman" w:eastAsia="Times New Roman" w:hAnsi="Times New Roman" w:cs="Times New Roman"/>
              <w:color w:val="000000"/>
              <w:sz w:val="22"/>
            </w:rPr>
            <w:t xml:space="preserve">, N. D., Amstutz, A., &amp; Belus, J. M. (2025). Prevalence of Mental Health and Substance use Problems and Awareness of Need for Services in Lesotho: Results from a Population-Based Survey. </w:t>
          </w:r>
          <w:r w:rsidRPr="001F5262">
            <w:rPr>
              <w:rFonts w:ascii="Times New Roman" w:eastAsia="Times New Roman" w:hAnsi="Times New Roman" w:cs="Times New Roman"/>
              <w:i/>
              <w:iCs/>
              <w:color w:val="000000"/>
              <w:sz w:val="22"/>
            </w:rPr>
            <w:t>International Journal of Mental Health and Addiction</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23</w:t>
          </w:r>
          <w:r w:rsidRPr="001F5262">
            <w:rPr>
              <w:rFonts w:ascii="Times New Roman" w:eastAsia="Times New Roman" w:hAnsi="Times New Roman" w:cs="Times New Roman"/>
              <w:color w:val="000000"/>
              <w:sz w:val="22"/>
            </w:rPr>
            <w:t>(5), 3607–3626. https://doi.org/10.1007/s11469-024-01309-w</w:t>
          </w:r>
        </w:p>
        <w:p w14:paraId="26A3614A" w14:textId="77777777" w:rsidR="001F5262" w:rsidRPr="001F5262" w:rsidRDefault="001F5262">
          <w:pPr>
            <w:autoSpaceDE w:val="0"/>
            <w:autoSpaceDN w:val="0"/>
            <w:ind w:hanging="480"/>
            <w:divId w:val="847910066"/>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Flor, L. S., Spencer, C. N., Cagney, J., Gil, G. F., </w:t>
          </w:r>
          <w:proofErr w:type="spellStart"/>
          <w:r w:rsidRPr="001F5262">
            <w:rPr>
              <w:rFonts w:ascii="Times New Roman" w:eastAsia="Times New Roman" w:hAnsi="Times New Roman" w:cs="Times New Roman"/>
              <w:color w:val="000000"/>
              <w:sz w:val="22"/>
            </w:rPr>
            <w:t>Aalruz</w:t>
          </w:r>
          <w:proofErr w:type="spellEnd"/>
          <w:r w:rsidRPr="001F5262">
            <w:rPr>
              <w:rFonts w:ascii="Times New Roman" w:eastAsia="Times New Roman" w:hAnsi="Times New Roman" w:cs="Times New Roman"/>
              <w:color w:val="000000"/>
              <w:sz w:val="22"/>
            </w:rPr>
            <w:t xml:space="preserve">, H., Abd ElHafeez, S., Abdelwahab, S. I., Abdoun, M., Abebe, M., Abebe, Y., Abedi, A., </w:t>
          </w:r>
          <w:proofErr w:type="spellStart"/>
          <w:r w:rsidRPr="001F5262">
            <w:rPr>
              <w:rFonts w:ascii="Times New Roman" w:eastAsia="Times New Roman" w:hAnsi="Times New Roman" w:cs="Times New Roman"/>
              <w:color w:val="000000"/>
              <w:sz w:val="22"/>
            </w:rPr>
            <w:t>Abeldaño</w:t>
          </w:r>
          <w:proofErr w:type="spellEnd"/>
          <w:r w:rsidRPr="001F5262">
            <w:rPr>
              <w:rFonts w:ascii="Times New Roman" w:eastAsia="Times New Roman" w:hAnsi="Times New Roman" w:cs="Times New Roman"/>
              <w:color w:val="000000"/>
              <w:sz w:val="22"/>
            </w:rPr>
            <w:t xml:space="preserve"> Zuñiga, R. A., Abie, A., Abiodun, O., Aboagye, R. G., Abreu, L. G., Abu Farha, R. K., Abubakar, B., </w:t>
          </w:r>
          <w:proofErr w:type="spellStart"/>
          <w:r w:rsidRPr="001F5262">
            <w:rPr>
              <w:rFonts w:ascii="Times New Roman" w:eastAsia="Times New Roman" w:hAnsi="Times New Roman" w:cs="Times New Roman"/>
              <w:color w:val="000000"/>
              <w:sz w:val="22"/>
            </w:rPr>
            <w:t>Abuhammad</w:t>
          </w:r>
          <w:proofErr w:type="spellEnd"/>
          <w:r w:rsidRPr="001F5262">
            <w:rPr>
              <w:rFonts w:ascii="Times New Roman" w:eastAsia="Times New Roman" w:hAnsi="Times New Roman" w:cs="Times New Roman"/>
              <w:color w:val="000000"/>
              <w:sz w:val="22"/>
            </w:rPr>
            <w:t xml:space="preserve">, S., … </w:t>
          </w:r>
          <w:proofErr w:type="spellStart"/>
          <w:r w:rsidRPr="001F5262">
            <w:rPr>
              <w:rFonts w:ascii="Times New Roman" w:eastAsia="Times New Roman" w:hAnsi="Times New Roman" w:cs="Times New Roman"/>
              <w:color w:val="000000"/>
              <w:sz w:val="22"/>
            </w:rPr>
            <w:t>Gakidou</w:t>
          </w:r>
          <w:proofErr w:type="spellEnd"/>
          <w:r w:rsidRPr="001F5262">
            <w:rPr>
              <w:rFonts w:ascii="Times New Roman" w:eastAsia="Times New Roman" w:hAnsi="Times New Roman" w:cs="Times New Roman"/>
              <w:color w:val="000000"/>
              <w:sz w:val="22"/>
            </w:rPr>
            <w:t xml:space="preserve">, E. (2026). Disease burden attributable to intimate partner violence against females and sexual violence against children in 204 countries and territories, 1990–2023: a systematic analysis for the Global Burden of Disease Study 2023. </w:t>
          </w:r>
          <w:r w:rsidRPr="001F5262">
            <w:rPr>
              <w:rFonts w:ascii="Times New Roman" w:eastAsia="Times New Roman" w:hAnsi="Times New Roman" w:cs="Times New Roman"/>
              <w:i/>
              <w:iCs/>
              <w:color w:val="000000"/>
              <w:sz w:val="22"/>
            </w:rPr>
            <w:t>The Lancet</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407</w:t>
          </w:r>
          <w:r w:rsidRPr="001F5262">
            <w:rPr>
              <w:rFonts w:ascii="Times New Roman" w:eastAsia="Times New Roman" w:hAnsi="Times New Roman" w:cs="Times New Roman"/>
              <w:color w:val="000000"/>
              <w:sz w:val="22"/>
            </w:rPr>
            <w:t>(10523), 31–52. https://doi.org/10.1016/S0140-6736(25)02503-6</w:t>
          </w:r>
        </w:p>
        <w:p w14:paraId="64D813B8" w14:textId="77777777" w:rsidR="001F5262" w:rsidRPr="001F5262" w:rsidRDefault="001F5262">
          <w:pPr>
            <w:autoSpaceDE w:val="0"/>
            <w:autoSpaceDN w:val="0"/>
            <w:ind w:hanging="480"/>
            <w:divId w:val="1866870588"/>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Gebeyehu, N. A., </w:t>
          </w:r>
          <w:proofErr w:type="spellStart"/>
          <w:r w:rsidRPr="001F5262">
            <w:rPr>
              <w:rFonts w:ascii="Times New Roman" w:eastAsia="Times New Roman" w:hAnsi="Times New Roman" w:cs="Times New Roman"/>
              <w:color w:val="000000"/>
              <w:sz w:val="22"/>
            </w:rPr>
            <w:t>Gelaw</w:t>
          </w:r>
          <w:proofErr w:type="spellEnd"/>
          <w:r w:rsidRPr="001F5262">
            <w:rPr>
              <w:rFonts w:ascii="Times New Roman" w:eastAsia="Times New Roman" w:hAnsi="Times New Roman" w:cs="Times New Roman"/>
              <w:color w:val="000000"/>
              <w:sz w:val="22"/>
            </w:rPr>
            <w:t xml:space="preserve">, K. A., Lake, E. A., Adela, G. A., Tegegne, K. D., &amp; </w:t>
          </w:r>
          <w:proofErr w:type="spellStart"/>
          <w:r w:rsidRPr="001F5262">
            <w:rPr>
              <w:rFonts w:ascii="Times New Roman" w:eastAsia="Times New Roman" w:hAnsi="Times New Roman" w:cs="Times New Roman"/>
              <w:color w:val="000000"/>
              <w:sz w:val="22"/>
            </w:rPr>
            <w:t>Shewangashaw</w:t>
          </w:r>
          <w:proofErr w:type="spellEnd"/>
          <w:r w:rsidRPr="001F5262">
            <w:rPr>
              <w:rFonts w:ascii="Times New Roman" w:eastAsia="Times New Roman" w:hAnsi="Times New Roman" w:cs="Times New Roman"/>
              <w:color w:val="000000"/>
              <w:sz w:val="22"/>
            </w:rPr>
            <w:t xml:space="preserve">, N. E. (2022). Women decision-making autonomy on maternal health service and associated factors in low- and middle-income countries: Systematic review and meta-analysis. In </w:t>
          </w:r>
          <w:r w:rsidRPr="001F5262">
            <w:rPr>
              <w:rFonts w:ascii="Times New Roman" w:eastAsia="Times New Roman" w:hAnsi="Times New Roman" w:cs="Times New Roman"/>
              <w:i/>
              <w:iCs/>
              <w:color w:val="000000"/>
              <w:sz w:val="22"/>
            </w:rPr>
            <w:t>Women’s Health</w:t>
          </w:r>
          <w:r w:rsidRPr="001F5262">
            <w:rPr>
              <w:rFonts w:ascii="Times New Roman" w:eastAsia="Times New Roman" w:hAnsi="Times New Roman" w:cs="Times New Roman"/>
              <w:color w:val="000000"/>
              <w:sz w:val="22"/>
            </w:rPr>
            <w:t xml:space="preserve"> (Vol. 18). SAGE Publications Ltd. https://doi.org/10.1177/17455057221122618</w:t>
          </w:r>
        </w:p>
        <w:p w14:paraId="507970C1" w14:textId="77777777" w:rsidR="001F5262" w:rsidRPr="001F5262" w:rsidRDefault="001F5262">
          <w:pPr>
            <w:autoSpaceDE w:val="0"/>
            <w:autoSpaceDN w:val="0"/>
            <w:ind w:hanging="480"/>
            <w:divId w:val="920717405"/>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Heise, L., Greene, M. E., Opper, N., Stavropoulou, M., Harper, C., Nascimento, M., Zewdie, D., Darmstadt, G. L., Greene, M. E., Hawkes, S., Henry, S., Heymann, J., Klugman, J., Levine, R., Raj, A., &amp; Rao Gupta, G. (2019). Gender inequality and restrictive gender norms: framing the challenges to health. In </w:t>
          </w:r>
          <w:r w:rsidRPr="001F5262">
            <w:rPr>
              <w:rFonts w:ascii="Times New Roman" w:eastAsia="Times New Roman" w:hAnsi="Times New Roman" w:cs="Times New Roman"/>
              <w:i/>
              <w:iCs/>
              <w:color w:val="000000"/>
              <w:sz w:val="22"/>
            </w:rPr>
            <w:t>The Lancet</w:t>
          </w:r>
          <w:r w:rsidRPr="001F5262">
            <w:rPr>
              <w:rFonts w:ascii="Times New Roman" w:eastAsia="Times New Roman" w:hAnsi="Times New Roman" w:cs="Times New Roman"/>
              <w:color w:val="000000"/>
              <w:sz w:val="22"/>
            </w:rPr>
            <w:t xml:space="preserve"> (Vol. 393, Number 10189, pp. 2440–2454). Lancet Publishing Group. https://doi.org/10.1016/S0140-6736(19)30652-X</w:t>
          </w:r>
        </w:p>
        <w:p w14:paraId="5DE78011" w14:textId="77777777" w:rsidR="001F5262" w:rsidRPr="001F5262" w:rsidRDefault="001F5262">
          <w:pPr>
            <w:autoSpaceDE w:val="0"/>
            <w:autoSpaceDN w:val="0"/>
            <w:ind w:hanging="480"/>
            <w:divId w:val="1909923508"/>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Herrman, H., Patel, V., Kieling, C., Berk, M., Buchweitz, C., Cuijpers, P., Furukawa, T. A., Kessler, R. C., Kohrt, B. A., Maj, M., McGorry, P., Reynolds, C. F., Weissman, M. M., Chibanda, D., Dowrick, C., Howard, L. M., Hoven, C. W., Knapp, M., </w:t>
          </w:r>
          <w:proofErr w:type="spellStart"/>
          <w:r w:rsidRPr="001F5262">
            <w:rPr>
              <w:rFonts w:ascii="Times New Roman" w:eastAsia="Times New Roman" w:hAnsi="Times New Roman" w:cs="Times New Roman"/>
              <w:color w:val="000000"/>
              <w:sz w:val="22"/>
            </w:rPr>
            <w:t>Mayberg</w:t>
          </w:r>
          <w:proofErr w:type="spellEnd"/>
          <w:r w:rsidRPr="001F5262">
            <w:rPr>
              <w:rFonts w:ascii="Times New Roman" w:eastAsia="Times New Roman" w:hAnsi="Times New Roman" w:cs="Times New Roman"/>
              <w:color w:val="000000"/>
              <w:sz w:val="22"/>
            </w:rPr>
            <w:t xml:space="preserve">, H. S., … Wolpert, M. (2022). Time for united action on depression: a Lancet–World Psychiatric Association Commission. </w:t>
          </w:r>
          <w:r w:rsidRPr="001F5262">
            <w:rPr>
              <w:rFonts w:ascii="Times New Roman" w:eastAsia="Times New Roman" w:hAnsi="Times New Roman" w:cs="Times New Roman"/>
              <w:i/>
              <w:iCs/>
              <w:color w:val="000000"/>
              <w:sz w:val="22"/>
            </w:rPr>
            <w:t>The Lancet</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399</w:t>
          </w:r>
          <w:r w:rsidRPr="001F5262">
            <w:rPr>
              <w:rFonts w:ascii="Times New Roman" w:eastAsia="Times New Roman" w:hAnsi="Times New Roman" w:cs="Times New Roman"/>
              <w:color w:val="000000"/>
              <w:sz w:val="22"/>
            </w:rPr>
            <w:t>(10328), 957–1022. https://doi.org/10.1016/S0140-6736(21)02141-3</w:t>
          </w:r>
        </w:p>
        <w:p w14:paraId="1528F1DB" w14:textId="77777777" w:rsidR="001F5262" w:rsidRPr="001F5262" w:rsidRDefault="001F5262">
          <w:pPr>
            <w:autoSpaceDE w:val="0"/>
            <w:autoSpaceDN w:val="0"/>
            <w:ind w:hanging="480"/>
            <w:divId w:val="677729639"/>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Hindman, J., </w:t>
          </w:r>
          <w:proofErr w:type="spellStart"/>
          <w:r w:rsidRPr="001F5262">
            <w:rPr>
              <w:rFonts w:ascii="Times New Roman" w:eastAsia="Times New Roman" w:hAnsi="Times New Roman" w:cs="Times New Roman"/>
              <w:color w:val="000000"/>
              <w:sz w:val="22"/>
            </w:rPr>
            <w:t>Zugai</w:t>
          </w:r>
          <w:proofErr w:type="spellEnd"/>
          <w:r w:rsidRPr="001F5262">
            <w:rPr>
              <w:rFonts w:ascii="Times New Roman" w:eastAsia="Times New Roman" w:hAnsi="Times New Roman" w:cs="Times New Roman"/>
              <w:color w:val="000000"/>
              <w:sz w:val="22"/>
            </w:rPr>
            <w:t xml:space="preserve">, J., Foster, K., &amp; Raeburn, T. (2026). Self-Determination Theory as a Framework for Research and Design of Digital Applications for Nurses’ Well-Being. In </w:t>
          </w:r>
          <w:r w:rsidRPr="001F5262">
            <w:rPr>
              <w:rFonts w:ascii="Times New Roman" w:eastAsia="Times New Roman" w:hAnsi="Times New Roman" w:cs="Times New Roman"/>
              <w:i/>
              <w:iCs/>
              <w:color w:val="000000"/>
              <w:sz w:val="22"/>
            </w:rPr>
            <w:t>Journal of Advanced Nursing</w:t>
          </w:r>
          <w:r w:rsidRPr="001F5262">
            <w:rPr>
              <w:rFonts w:ascii="Times New Roman" w:eastAsia="Times New Roman" w:hAnsi="Times New Roman" w:cs="Times New Roman"/>
              <w:color w:val="000000"/>
              <w:sz w:val="22"/>
            </w:rPr>
            <w:t xml:space="preserve"> (Vol. 82, Number 1, pp. 897–906). John Wiley and Sons Inc. https://doi.org/10.1111/jan.16895</w:t>
          </w:r>
        </w:p>
        <w:p w14:paraId="5ED324B1" w14:textId="77777777" w:rsidR="001F5262" w:rsidRPr="001F5262" w:rsidRDefault="001F5262">
          <w:pPr>
            <w:autoSpaceDE w:val="0"/>
            <w:autoSpaceDN w:val="0"/>
            <w:ind w:hanging="480"/>
            <w:divId w:val="717820851"/>
            <w:rPr>
              <w:rFonts w:ascii="Times New Roman" w:eastAsia="Times New Roman" w:hAnsi="Times New Roman" w:cs="Times New Roman"/>
              <w:color w:val="000000"/>
              <w:sz w:val="22"/>
            </w:rPr>
          </w:pPr>
          <w:proofErr w:type="spellStart"/>
          <w:r w:rsidRPr="001F5262">
            <w:rPr>
              <w:rFonts w:ascii="Times New Roman" w:eastAsia="Times New Roman" w:hAnsi="Times New Roman" w:cs="Times New Roman"/>
              <w:color w:val="000000"/>
              <w:sz w:val="22"/>
            </w:rPr>
            <w:t>Hormazábal</w:t>
          </w:r>
          <w:proofErr w:type="spellEnd"/>
          <w:r w:rsidRPr="001F5262">
            <w:rPr>
              <w:rFonts w:ascii="Times New Roman" w:eastAsia="Times New Roman" w:hAnsi="Times New Roman" w:cs="Times New Roman"/>
              <w:color w:val="000000"/>
              <w:sz w:val="22"/>
            </w:rPr>
            <w:t>-Salgado, R., Whitehead, D., Osman, A. D., &amp; Hills, D. (2024). Person-</w:t>
          </w:r>
          <w:proofErr w:type="spellStart"/>
          <w:r w:rsidRPr="001F5262">
            <w:rPr>
              <w:rFonts w:ascii="Times New Roman" w:eastAsia="Times New Roman" w:hAnsi="Times New Roman" w:cs="Times New Roman"/>
              <w:color w:val="000000"/>
              <w:sz w:val="22"/>
            </w:rPr>
            <w:t>Centred</w:t>
          </w:r>
          <w:proofErr w:type="spellEnd"/>
          <w:r w:rsidRPr="001F5262">
            <w:rPr>
              <w:rFonts w:ascii="Times New Roman" w:eastAsia="Times New Roman" w:hAnsi="Times New Roman" w:cs="Times New Roman"/>
              <w:color w:val="000000"/>
              <w:sz w:val="22"/>
            </w:rPr>
            <w:t xml:space="preserve"> Decision-Making in Mental Health: A Scoping Review. In </w:t>
          </w:r>
          <w:r w:rsidRPr="001F5262">
            <w:rPr>
              <w:rFonts w:ascii="Times New Roman" w:eastAsia="Times New Roman" w:hAnsi="Times New Roman" w:cs="Times New Roman"/>
              <w:i/>
              <w:iCs/>
              <w:color w:val="000000"/>
              <w:sz w:val="22"/>
            </w:rPr>
            <w:t>Issues in Mental Health Nursing</w:t>
          </w:r>
          <w:r w:rsidRPr="001F5262">
            <w:rPr>
              <w:rFonts w:ascii="Times New Roman" w:eastAsia="Times New Roman" w:hAnsi="Times New Roman" w:cs="Times New Roman"/>
              <w:color w:val="000000"/>
              <w:sz w:val="22"/>
            </w:rPr>
            <w:t xml:space="preserve"> (Vol. 45, Number 3, pp. 294–310). Taylor and Francis Ltd. https://doi.org/10.1080/01612840.2023.2288181</w:t>
          </w:r>
        </w:p>
        <w:p w14:paraId="653374BD" w14:textId="77777777" w:rsidR="001F5262" w:rsidRPr="001F5262" w:rsidRDefault="001F5262">
          <w:pPr>
            <w:autoSpaceDE w:val="0"/>
            <w:autoSpaceDN w:val="0"/>
            <w:ind w:hanging="480"/>
            <w:divId w:val="146437622"/>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Idris, I. B., Hamis, A. A., </w:t>
          </w:r>
          <w:proofErr w:type="spellStart"/>
          <w:r w:rsidRPr="001F5262">
            <w:rPr>
              <w:rFonts w:ascii="Times New Roman" w:eastAsia="Times New Roman" w:hAnsi="Times New Roman" w:cs="Times New Roman"/>
              <w:color w:val="000000"/>
              <w:sz w:val="22"/>
            </w:rPr>
            <w:t>Bukhori</w:t>
          </w:r>
          <w:proofErr w:type="spellEnd"/>
          <w:r w:rsidRPr="001F5262">
            <w:rPr>
              <w:rFonts w:ascii="Times New Roman" w:eastAsia="Times New Roman" w:hAnsi="Times New Roman" w:cs="Times New Roman"/>
              <w:color w:val="000000"/>
              <w:sz w:val="22"/>
            </w:rPr>
            <w:t xml:space="preserve">, A. B. M., Hoong, D. C. C., Yusop, H., </w:t>
          </w:r>
          <w:proofErr w:type="spellStart"/>
          <w:r w:rsidRPr="001F5262">
            <w:rPr>
              <w:rFonts w:ascii="Times New Roman" w:eastAsia="Times New Roman" w:hAnsi="Times New Roman" w:cs="Times New Roman"/>
              <w:color w:val="000000"/>
              <w:sz w:val="22"/>
            </w:rPr>
            <w:t>Shaharuddin</w:t>
          </w:r>
          <w:proofErr w:type="spellEnd"/>
          <w:r w:rsidRPr="001F5262">
            <w:rPr>
              <w:rFonts w:ascii="Times New Roman" w:eastAsia="Times New Roman" w:hAnsi="Times New Roman" w:cs="Times New Roman"/>
              <w:color w:val="000000"/>
              <w:sz w:val="22"/>
            </w:rPr>
            <w:t xml:space="preserve">, M. A. A., Fauzi, N. A. F. A., &amp; </w:t>
          </w:r>
          <w:proofErr w:type="spellStart"/>
          <w:r w:rsidRPr="001F5262">
            <w:rPr>
              <w:rFonts w:ascii="Times New Roman" w:eastAsia="Times New Roman" w:hAnsi="Times New Roman" w:cs="Times New Roman"/>
              <w:color w:val="000000"/>
              <w:sz w:val="22"/>
            </w:rPr>
            <w:t>Kandayah</w:t>
          </w:r>
          <w:proofErr w:type="spellEnd"/>
          <w:r w:rsidRPr="001F5262">
            <w:rPr>
              <w:rFonts w:ascii="Times New Roman" w:eastAsia="Times New Roman" w:hAnsi="Times New Roman" w:cs="Times New Roman"/>
              <w:color w:val="000000"/>
              <w:sz w:val="22"/>
            </w:rPr>
            <w:t xml:space="preserve">, T. (2023). Women’s autonomy in healthcare decision making: a systematic review. </w:t>
          </w:r>
          <w:r w:rsidRPr="001F5262">
            <w:rPr>
              <w:rFonts w:ascii="Times New Roman" w:eastAsia="Times New Roman" w:hAnsi="Times New Roman" w:cs="Times New Roman"/>
              <w:i/>
              <w:iCs/>
              <w:color w:val="000000"/>
              <w:sz w:val="22"/>
            </w:rPr>
            <w:t>BMC Women’s Health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23</w:t>
          </w:r>
          <w:r w:rsidRPr="001F5262">
            <w:rPr>
              <w:rFonts w:ascii="Times New Roman" w:eastAsia="Times New Roman" w:hAnsi="Times New Roman" w:cs="Times New Roman"/>
              <w:color w:val="000000"/>
              <w:sz w:val="22"/>
            </w:rPr>
            <w:t>(1). https://doi.org/10.1186/s12905-023-02792-4</w:t>
          </w:r>
        </w:p>
        <w:p w14:paraId="021259B8" w14:textId="77777777" w:rsidR="001F5262" w:rsidRPr="001F5262" w:rsidRDefault="001F5262">
          <w:pPr>
            <w:autoSpaceDE w:val="0"/>
            <w:autoSpaceDN w:val="0"/>
            <w:ind w:hanging="480"/>
            <w:divId w:val="2029062100"/>
            <w:rPr>
              <w:rFonts w:ascii="Times New Roman" w:eastAsia="Times New Roman" w:hAnsi="Times New Roman" w:cs="Times New Roman"/>
              <w:color w:val="000000"/>
              <w:sz w:val="22"/>
            </w:rPr>
          </w:pPr>
          <w:proofErr w:type="spellStart"/>
          <w:r w:rsidRPr="001F5262">
            <w:rPr>
              <w:rFonts w:ascii="Times New Roman" w:eastAsia="Times New Roman" w:hAnsi="Times New Roman" w:cs="Times New Roman"/>
              <w:color w:val="000000"/>
              <w:sz w:val="22"/>
            </w:rPr>
            <w:lastRenderedPageBreak/>
            <w:t>Jejaw</w:t>
          </w:r>
          <w:proofErr w:type="spellEnd"/>
          <w:r w:rsidRPr="001F5262">
            <w:rPr>
              <w:rFonts w:ascii="Times New Roman" w:eastAsia="Times New Roman" w:hAnsi="Times New Roman" w:cs="Times New Roman"/>
              <w:color w:val="000000"/>
              <w:sz w:val="22"/>
            </w:rPr>
            <w:t xml:space="preserve">, M., </w:t>
          </w:r>
          <w:proofErr w:type="spellStart"/>
          <w:r w:rsidRPr="001F5262">
            <w:rPr>
              <w:rFonts w:ascii="Times New Roman" w:eastAsia="Times New Roman" w:hAnsi="Times New Roman" w:cs="Times New Roman"/>
              <w:color w:val="000000"/>
              <w:sz w:val="22"/>
            </w:rPr>
            <w:t>Kelkay</w:t>
          </w:r>
          <w:proofErr w:type="spellEnd"/>
          <w:r w:rsidRPr="001F5262">
            <w:rPr>
              <w:rFonts w:ascii="Times New Roman" w:eastAsia="Times New Roman" w:hAnsi="Times New Roman" w:cs="Times New Roman"/>
              <w:color w:val="000000"/>
              <w:sz w:val="22"/>
            </w:rPr>
            <w:t xml:space="preserve">, J. M., Demissie, K. A., Hagos, A., </w:t>
          </w:r>
          <w:proofErr w:type="spellStart"/>
          <w:r w:rsidRPr="001F5262">
            <w:rPr>
              <w:rFonts w:ascii="Times New Roman" w:eastAsia="Times New Roman" w:hAnsi="Times New Roman" w:cs="Times New Roman"/>
              <w:color w:val="000000"/>
              <w:sz w:val="22"/>
            </w:rPr>
            <w:t>Teshale</w:t>
          </w:r>
          <w:proofErr w:type="spellEnd"/>
          <w:r w:rsidRPr="001F5262">
            <w:rPr>
              <w:rFonts w:ascii="Times New Roman" w:eastAsia="Times New Roman" w:hAnsi="Times New Roman" w:cs="Times New Roman"/>
              <w:color w:val="000000"/>
              <w:sz w:val="22"/>
            </w:rPr>
            <w:t xml:space="preserve">, G., Baykemagn, N. D., Tadele, A., </w:t>
          </w:r>
          <w:proofErr w:type="spellStart"/>
          <w:r w:rsidRPr="001F5262">
            <w:rPr>
              <w:rFonts w:ascii="Times New Roman" w:eastAsia="Times New Roman" w:hAnsi="Times New Roman" w:cs="Times New Roman"/>
              <w:color w:val="000000"/>
              <w:sz w:val="22"/>
            </w:rPr>
            <w:t>Tafere</w:t>
          </w:r>
          <w:proofErr w:type="spellEnd"/>
          <w:r w:rsidRPr="001F5262">
            <w:rPr>
              <w:rFonts w:ascii="Times New Roman" w:eastAsia="Times New Roman" w:hAnsi="Times New Roman" w:cs="Times New Roman"/>
              <w:color w:val="000000"/>
              <w:sz w:val="22"/>
            </w:rPr>
            <w:t xml:space="preserve">, T. Z., </w:t>
          </w:r>
          <w:proofErr w:type="spellStart"/>
          <w:r w:rsidRPr="001F5262">
            <w:rPr>
              <w:rFonts w:ascii="Times New Roman" w:eastAsia="Times New Roman" w:hAnsi="Times New Roman" w:cs="Times New Roman"/>
              <w:color w:val="000000"/>
              <w:sz w:val="22"/>
            </w:rPr>
            <w:t>Aschalew</w:t>
          </w:r>
          <w:proofErr w:type="spellEnd"/>
          <w:r w:rsidRPr="001F5262">
            <w:rPr>
              <w:rFonts w:ascii="Times New Roman" w:eastAsia="Times New Roman" w:hAnsi="Times New Roman" w:cs="Times New Roman"/>
              <w:color w:val="000000"/>
              <w:sz w:val="22"/>
            </w:rPr>
            <w:t xml:space="preserve">, A. Y., &amp; </w:t>
          </w:r>
          <w:proofErr w:type="spellStart"/>
          <w:r w:rsidRPr="001F5262">
            <w:rPr>
              <w:rFonts w:ascii="Times New Roman" w:eastAsia="Times New Roman" w:hAnsi="Times New Roman" w:cs="Times New Roman"/>
              <w:color w:val="000000"/>
              <w:sz w:val="22"/>
            </w:rPr>
            <w:t>Yehuala</w:t>
          </w:r>
          <w:proofErr w:type="spellEnd"/>
          <w:r w:rsidRPr="001F5262">
            <w:rPr>
              <w:rFonts w:ascii="Times New Roman" w:eastAsia="Times New Roman" w:hAnsi="Times New Roman" w:cs="Times New Roman"/>
              <w:color w:val="000000"/>
              <w:sz w:val="22"/>
            </w:rPr>
            <w:t xml:space="preserve">, T. Z. (2026). Estimated Impact of Pressure to Conceive on Maternal Depression in Lesotho: A Quasi-experimental Propensity Score Matching using DHS Data. </w:t>
          </w:r>
          <w:r w:rsidRPr="001F5262">
            <w:rPr>
              <w:rFonts w:ascii="Times New Roman" w:eastAsia="Times New Roman" w:hAnsi="Times New Roman" w:cs="Times New Roman"/>
              <w:i/>
              <w:iCs/>
              <w:color w:val="000000"/>
              <w:sz w:val="22"/>
            </w:rPr>
            <w:t>Archives of Women’s Mental Health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29</w:t>
          </w:r>
          <w:r w:rsidRPr="001F5262">
            <w:rPr>
              <w:rFonts w:ascii="Times New Roman" w:eastAsia="Times New Roman" w:hAnsi="Times New Roman" w:cs="Times New Roman"/>
              <w:color w:val="000000"/>
              <w:sz w:val="22"/>
            </w:rPr>
            <w:t>(2). https://doi.org/10.1007/s00737-026-01687-1</w:t>
          </w:r>
        </w:p>
        <w:p w14:paraId="1508A045" w14:textId="77777777" w:rsidR="001F5262" w:rsidRPr="001F5262" w:rsidRDefault="001F5262">
          <w:pPr>
            <w:autoSpaceDE w:val="0"/>
            <w:autoSpaceDN w:val="0"/>
            <w:ind w:hanging="480"/>
            <w:divId w:val="583613892"/>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Jia, J., Snider, A., Collishaw, A., McNamara, P. E., &amp; Tumusiime, E. (2025). Pathways linking WASH access and women’s empowerment: Evidence from Zambia and Honduras. </w:t>
          </w:r>
          <w:r w:rsidRPr="001F5262">
            <w:rPr>
              <w:rFonts w:ascii="Times New Roman" w:eastAsia="Times New Roman" w:hAnsi="Times New Roman" w:cs="Times New Roman"/>
              <w:i/>
              <w:iCs/>
              <w:color w:val="000000"/>
              <w:sz w:val="22"/>
            </w:rPr>
            <w:t>Journal of Rural Studies</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116</w:t>
          </w:r>
          <w:r w:rsidRPr="001F5262">
            <w:rPr>
              <w:rFonts w:ascii="Times New Roman" w:eastAsia="Times New Roman" w:hAnsi="Times New Roman" w:cs="Times New Roman"/>
              <w:color w:val="000000"/>
              <w:sz w:val="22"/>
            </w:rPr>
            <w:t>. https://doi.org/10.1016/j.jrurstud.2025.103602</w:t>
          </w:r>
        </w:p>
        <w:p w14:paraId="06F921EE" w14:textId="77777777" w:rsidR="001F5262" w:rsidRPr="001F5262" w:rsidRDefault="001F5262">
          <w:pPr>
            <w:autoSpaceDE w:val="0"/>
            <w:autoSpaceDN w:val="0"/>
            <w:ind w:hanging="480"/>
            <w:divId w:val="1778939042"/>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Kamiya, Y. (2011). Women’s autonomy and reproductive health care </w:t>
          </w:r>
          <w:proofErr w:type="spellStart"/>
          <w:r w:rsidRPr="001F5262">
            <w:rPr>
              <w:rFonts w:ascii="Times New Roman" w:eastAsia="Times New Roman" w:hAnsi="Times New Roman" w:cs="Times New Roman"/>
              <w:color w:val="000000"/>
              <w:sz w:val="22"/>
            </w:rPr>
            <w:t>utilisation</w:t>
          </w:r>
          <w:proofErr w:type="spellEnd"/>
          <w:r w:rsidRPr="001F5262">
            <w:rPr>
              <w:rFonts w:ascii="Times New Roman" w:eastAsia="Times New Roman" w:hAnsi="Times New Roman" w:cs="Times New Roman"/>
              <w:color w:val="000000"/>
              <w:sz w:val="22"/>
            </w:rPr>
            <w:t xml:space="preserve">: Empirical evidence from Tajikistan. </w:t>
          </w:r>
          <w:r w:rsidRPr="001F5262">
            <w:rPr>
              <w:rFonts w:ascii="Times New Roman" w:eastAsia="Times New Roman" w:hAnsi="Times New Roman" w:cs="Times New Roman"/>
              <w:i/>
              <w:iCs/>
              <w:color w:val="000000"/>
              <w:sz w:val="22"/>
            </w:rPr>
            <w:t>Health Policy</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102</w:t>
          </w:r>
          <w:r w:rsidRPr="001F5262">
            <w:rPr>
              <w:rFonts w:ascii="Times New Roman" w:eastAsia="Times New Roman" w:hAnsi="Times New Roman" w:cs="Times New Roman"/>
              <w:color w:val="000000"/>
              <w:sz w:val="22"/>
            </w:rPr>
            <w:t>(2–3), 304–313. https://doi.org/10.1016/j.healthpol.2011.04.001</w:t>
          </w:r>
        </w:p>
        <w:p w14:paraId="1E976E0C" w14:textId="77777777" w:rsidR="001F5262" w:rsidRPr="001F5262" w:rsidRDefault="001F5262">
          <w:pPr>
            <w:autoSpaceDE w:val="0"/>
            <w:autoSpaceDN w:val="0"/>
            <w:ind w:hanging="480"/>
            <w:divId w:val="259219191"/>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Leight, J., </w:t>
          </w:r>
          <w:proofErr w:type="spellStart"/>
          <w:r w:rsidRPr="001F5262">
            <w:rPr>
              <w:rFonts w:ascii="Times New Roman" w:eastAsia="Times New Roman" w:hAnsi="Times New Roman" w:cs="Times New Roman"/>
              <w:color w:val="000000"/>
              <w:sz w:val="22"/>
            </w:rPr>
            <w:t>Pedehombga</w:t>
          </w:r>
          <w:proofErr w:type="spellEnd"/>
          <w:r w:rsidRPr="001F5262">
            <w:rPr>
              <w:rFonts w:ascii="Times New Roman" w:eastAsia="Times New Roman" w:hAnsi="Times New Roman" w:cs="Times New Roman"/>
              <w:color w:val="000000"/>
              <w:sz w:val="22"/>
            </w:rPr>
            <w:t xml:space="preserve">, A., Ganaba, R., &amp; Gelli, A. (2022a). Women’s empowerment, maternal depression, and stress: Evidence from rural Burkina Faso. </w:t>
          </w:r>
          <w:r w:rsidRPr="001F5262">
            <w:rPr>
              <w:rFonts w:ascii="Times New Roman" w:eastAsia="Times New Roman" w:hAnsi="Times New Roman" w:cs="Times New Roman"/>
              <w:i/>
              <w:iCs/>
              <w:color w:val="000000"/>
              <w:sz w:val="22"/>
            </w:rPr>
            <w:t>SSM - Mental Health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w:t>
          </w:r>
          <w:r w:rsidRPr="001F5262">
            <w:rPr>
              <w:rFonts w:ascii="Times New Roman" w:eastAsia="Times New Roman" w:hAnsi="Times New Roman" w:cs="Times New Roman"/>
              <w:color w:val="000000"/>
              <w:sz w:val="22"/>
            </w:rPr>
            <w:t>. https://doi.org/10.1016/j.ssmmh.2022.100160</w:t>
          </w:r>
        </w:p>
        <w:p w14:paraId="326579E2" w14:textId="77777777" w:rsidR="001F5262" w:rsidRPr="001F5262" w:rsidRDefault="001F5262">
          <w:pPr>
            <w:autoSpaceDE w:val="0"/>
            <w:autoSpaceDN w:val="0"/>
            <w:ind w:hanging="480"/>
            <w:divId w:val="1888835367"/>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Leight, J., </w:t>
          </w:r>
          <w:proofErr w:type="spellStart"/>
          <w:r w:rsidRPr="001F5262">
            <w:rPr>
              <w:rFonts w:ascii="Times New Roman" w:eastAsia="Times New Roman" w:hAnsi="Times New Roman" w:cs="Times New Roman"/>
              <w:color w:val="000000"/>
              <w:sz w:val="22"/>
            </w:rPr>
            <w:t>Pedehombga</w:t>
          </w:r>
          <w:proofErr w:type="spellEnd"/>
          <w:r w:rsidRPr="001F5262">
            <w:rPr>
              <w:rFonts w:ascii="Times New Roman" w:eastAsia="Times New Roman" w:hAnsi="Times New Roman" w:cs="Times New Roman"/>
              <w:color w:val="000000"/>
              <w:sz w:val="22"/>
            </w:rPr>
            <w:t xml:space="preserve">, A., Ganaba, R., &amp; Gelli, A. (2022b). Women’s empowerment, maternal depression, and stress: Evidence from rural Burkina Faso. </w:t>
          </w:r>
          <w:r w:rsidRPr="001F5262">
            <w:rPr>
              <w:rFonts w:ascii="Times New Roman" w:eastAsia="Times New Roman" w:hAnsi="Times New Roman" w:cs="Times New Roman"/>
              <w:i/>
              <w:iCs/>
              <w:color w:val="000000"/>
              <w:sz w:val="22"/>
            </w:rPr>
            <w:t>SSM - Mental Health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w:t>
          </w:r>
          <w:r w:rsidRPr="001F5262">
            <w:rPr>
              <w:rFonts w:ascii="Times New Roman" w:eastAsia="Times New Roman" w:hAnsi="Times New Roman" w:cs="Times New Roman"/>
              <w:color w:val="000000"/>
              <w:sz w:val="22"/>
            </w:rPr>
            <w:t>. https://doi.org/10.1016/j.ssmmh.2022.100160</w:t>
          </w:r>
        </w:p>
        <w:p w14:paraId="7A019D6D" w14:textId="77777777" w:rsidR="001F5262" w:rsidRPr="001F5262" w:rsidRDefault="001F5262">
          <w:pPr>
            <w:autoSpaceDE w:val="0"/>
            <w:autoSpaceDN w:val="0"/>
            <w:ind w:hanging="480"/>
            <w:divId w:val="1756124374"/>
            <w:rPr>
              <w:rFonts w:ascii="Times New Roman" w:eastAsia="Times New Roman" w:hAnsi="Times New Roman" w:cs="Times New Roman"/>
              <w:color w:val="000000"/>
              <w:sz w:val="22"/>
            </w:rPr>
          </w:pPr>
          <w:proofErr w:type="spellStart"/>
          <w:r w:rsidRPr="001F5262">
            <w:rPr>
              <w:rFonts w:ascii="Times New Roman" w:eastAsia="Times New Roman" w:hAnsi="Times New Roman" w:cs="Times New Roman"/>
              <w:color w:val="000000"/>
              <w:sz w:val="22"/>
            </w:rPr>
            <w:t>Leseba</w:t>
          </w:r>
          <w:proofErr w:type="spellEnd"/>
          <w:r w:rsidRPr="001F5262">
            <w:rPr>
              <w:rFonts w:ascii="Times New Roman" w:eastAsia="Times New Roman" w:hAnsi="Times New Roman" w:cs="Times New Roman"/>
              <w:color w:val="000000"/>
              <w:sz w:val="22"/>
            </w:rPr>
            <w:t xml:space="preserve">, N., Vermaak, K., </w:t>
          </w:r>
          <w:proofErr w:type="spellStart"/>
          <w:r w:rsidRPr="001F5262">
            <w:rPr>
              <w:rFonts w:ascii="Times New Roman" w:eastAsia="Times New Roman" w:hAnsi="Times New Roman" w:cs="Times New Roman"/>
              <w:color w:val="000000"/>
              <w:sz w:val="22"/>
            </w:rPr>
            <w:t>Makatjane</w:t>
          </w:r>
          <w:proofErr w:type="spellEnd"/>
          <w:r w:rsidRPr="001F5262">
            <w:rPr>
              <w:rFonts w:ascii="Times New Roman" w:eastAsia="Times New Roman" w:hAnsi="Times New Roman" w:cs="Times New Roman"/>
              <w:color w:val="000000"/>
              <w:sz w:val="22"/>
            </w:rPr>
            <w:t xml:space="preserve">, T., &amp; </w:t>
          </w:r>
          <w:proofErr w:type="spellStart"/>
          <w:r w:rsidRPr="001F5262">
            <w:rPr>
              <w:rFonts w:ascii="Times New Roman" w:eastAsia="Times New Roman" w:hAnsi="Times New Roman" w:cs="Times New Roman"/>
              <w:color w:val="000000"/>
              <w:sz w:val="22"/>
            </w:rPr>
            <w:t>Lebuso</w:t>
          </w:r>
          <w:proofErr w:type="spellEnd"/>
          <w:r w:rsidRPr="001F5262">
            <w:rPr>
              <w:rFonts w:ascii="Times New Roman" w:eastAsia="Times New Roman" w:hAnsi="Times New Roman" w:cs="Times New Roman"/>
              <w:color w:val="000000"/>
              <w:sz w:val="22"/>
            </w:rPr>
            <w:t xml:space="preserve">, M. (2025). A multilevel analysis of factors associated with stunting among children under five years in Lesotho: a study of the </w:t>
          </w:r>
          <w:proofErr w:type="spellStart"/>
          <w:r w:rsidRPr="001F5262">
            <w:rPr>
              <w:rFonts w:ascii="Times New Roman" w:eastAsia="Times New Roman" w:hAnsi="Times New Roman" w:cs="Times New Roman"/>
              <w:color w:val="000000"/>
              <w:sz w:val="22"/>
            </w:rPr>
            <w:t>lesotho</w:t>
          </w:r>
          <w:proofErr w:type="spellEnd"/>
          <w:r w:rsidRPr="001F5262">
            <w:rPr>
              <w:rFonts w:ascii="Times New Roman" w:eastAsia="Times New Roman" w:hAnsi="Times New Roman" w:cs="Times New Roman"/>
              <w:color w:val="000000"/>
              <w:sz w:val="22"/>
            </w:rPr>
            <w:t xml:space="preserve"> multiple cluster indicator survey 2018. </w:t>
          </w:r>
          <w:r w:rsidRPr="001F5262">
            <w:rPr>
              <w:rFonts w:ascii="Times New Roman" w:eastAsia="Times New Roman" w:hAnsi="Times New Roman" w:cs="Times New Roman"/>
              <w:i/>
              <w:iCs/>
              <w:color w:val="000000"/>
              <w:sz w:val="22"/>
            </w:rPr>
            <w:t>Journal of Health, Population and Nutrition</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44</w:t>
          </w:r>
          <w:r w:rsidRPr="001F5262">
            <w:rPr>
              <w:rFonts w:ascii="Times New Roman" w:eastAsia="Times New Roman" w:hAnsi="Times New Roman" w:cs="Times New Roman"/>
              <w:color w:val="000000"/>
              <w:sz w:val="22"/>
            </w:rPr>
            <w:t>(1). https://doi.org/10.1186/s41043-025-00901-7</w:t>
          </w:r>
        </w:p>
        <w:p w14:paraId="2B0165FF" w14:textId="77777777" w:rsidR="001F5262" w:rsidRPr="001F5262" w:rsidRDefault="001F5262">
          <w:pPr>
            <w:autoSpaceDE w:val="0"/>
            <w:autoSpaceDN w:val="0"/>
            <w:ind w:hanging="480"/>
            <w:divId w:val="1049645593"/>
            <w:rPr>
              <w:rFonts w:ascii="Times New Roman" w:eastAsia="Times New Roman" w:hAnsi="Times New Roman" w:cs="Times New Roman"/>
              <w:color w:val="000000"/>
              <w:sz w:val="22"/>
            </w:rPr>
          </w:pPr>
          <w:proofErr w:type="spellStart"/>
          <w:r w:rsidRPr="001F5262">
            <w:rPr>
              <w:rFonts w:ascii="Times New Roman" w:eastAsia="Times New Roman" w:hAnsi="Times New Roman" w:cs="Times New Roman"/>
              <w:color w:val="000000"/>
              <w:sz w:val="22"/>
            </w:rPr>
            <w:t>Llop-Gironés</w:t>
          </w:r>
          <w:proofErr w:type="spellEnd"/>
          <w:r w:rsidRPr="001F5262">
            <w:rPr>
              <w:rFonts w:ascii="Times New Roman" w:eastAsia="Times New Roman" w:hAnsi="Times New Roman" w:cs="Times New Roman"/>
              <w:color w:val="000000"/>
              <w:sz w:val="22"/>
            </w:rPr>
            <w:t xml:space="preserve">, A., </w:t>
          </w:r>
          <w:proofErr w:type="spellStart"/>
          <w:r w:rsidRPr="001F5262">
            <w:rPr>
              <w:rFonts w:ascii="Times New Roman" w:eastAsia="Times New Roman" w:hAnsi="Times New Roman" w:cs="Times New Roman"/>
              <w:color w:val="000000"/>
              <w:sz w:val="22"/>
            </w:rPr>
            <w:t>Julià</w:t>
          </w:r>
          <w:proofErr w:type="spellEnd"/>
          <w:r w:rsidRPr="001F5262">
            <w:rPr>
              <w:rFonts w:ascii="Times New Roman" w:eastAsia="Times New Roman" w:hAnsi="Times New Roman" w:cs="Times New Roman"/>
              <w:color w:val="000000"/>
              <w:sz w:val="22"/>
            </w:rPr>
            <w:t xml:space="preserve">, M., </w:t>
          </w:r>
          <w:proofErr w:type="spellStart"/>
          <w:r w:rsidRPr="001F5262">
            <w:rPr>
              <w:rFonts w:ascii="Times New Roman" w:eastAsia="Times New Roman" w:hAnsi="Times New Roman" w:cs="Times New Roman"/>
              <w:color w:val="000000"/>
              <w:sz w:val="22"/>
            </w:rPr>
            <w:t>Chicumbe</w:t>
          </w:r>
          <w:proofErr w:type="spellEnd"/>
          <w:r w:rsidRPr="001F5262">
            <w:rPr>
              <w:rFonts w:ascii="Times New Roman" w:eastAsia="Times New Roman" w:hAnsi="Times New Roman" w:cs="Times New Roman"/>
              <w:color w:val="000000"/>
              <w:sz w:val="22"/>
            </w:rPr>
            <w:t xml:space="preserve">, S., Dulá, J., </w:t>
          </w:r>
          <w:proofErr w:type="spellStart"/>
          <w:r w:rsidRPr="001F5262">
            <w:rPr>
              <w:rFonts w:ascii="Times New Roman" w:eastAsia="Times New Roman" w:hAnsi="Times New Roman" w:cs="Times New Roman"/>
              <w:color w:val="000000"/>
              <w:sz w:val="22"/>
            </w:rPr>
            <w:t>Odallah</w:t>
          </w:r>
          <w:proofErr w:type="spellEnd"/>
          <w:r w:rsidRPr="001F5262">
            <w:rPr>
              <w:rFonts w:ascii="Times New Roman" w:eastAsia="Times New Roman" w:hAnsi="Times New Roman" w:cs="Times New Roman"/>
              <w:color w:val="000000"/>
              <w:sz w:val="22"/>
            </w:rPr>
            <w:t xml:space="preserve">, A. A. P., Alvarez, F., Zahinos, I., </w:t>
          </w:r>
          <w:proofErr w:type="spellStart"/>
          <w:r w:rsidRPr="001F5262">
            <w:rPr>
              <w:rFonts w:ascii="Times New Roman" w:eastAsia="Times New Roman" w:hAnsi="Times New Roman" w:cs="Times New Roman"/>
              <w:color w:val="000000"/>
              <w:sz w:val="22"/>
            </w:rPr>
            <w:t>Mazive</w:t>
          </w:r>
          <w:proofErr w:type="spellEnd"/>
          <w:r w:rsidRPr="001F5262">
            <w:rPr>
              <w:rFonts w:ascii="Times New Roman" w:eastAsia="Times New Roman" w:hAnsi="Times New Roman" w:cs="Times New Roman"/>
              <w:color w:val="000000"/>
              <w:sz w:val="22"/>
            </w:rPr>
            <w:t xml:space="preserve">, E., &amp; Benach, J. (2019). Inequalities in the access to and quality of healthcare in Mozambique: Evidence from the household budget survey. </w:t>
          </w:r>
          <w:r w:rsidRPr="001F5262">
            <w:rPr>
              <w:rFonts w:ascii="Times New Roman" w:eastAsia="Times New Roman" w:hAnsi="Times New Roman" w:cs="Times New Roman"/>
              <w:i/>
              <w:iCs/>
              <w:color w:val="000000"/>
              <w:sz w:val="22"/>
            </w:rPr>
            <w:t>International Journal for Quality in Health Care</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31</w:t>
          </w:r>
          <w:r w:rsidRPr="001F5262">
            <w:rPr>
              <w:rFonts w:ascii="Times New Roman" w:eastAsia="Times New Roman" w:hAnsi="Times New Roman" w:cs="Times New Roman"/>
              <w:color w:val="000000"/>
              <w:sz w:val="22"/>
            </w:rPr>
            <w:t>(8), 577–582. https://doi.org/10.1093/intqhc/mzy218</w:t>
          </w:r>
        </w:p>
        <w:p w14:paraId="6FB2A3CD" w14:textId="77777777" w:rsidR="001F5262" w:rsidRPr="001F5262" w:rsidRDefault="001F5262">
          <w:pPr>
            <w:autoSpaceDE w:val="0"/>
            <w:autoSpaceDN w:val="0"/>
            <w:ind w:hanging="480"/>
            <w:divId w:val="1277443443"/>
            <w:rPr>
              <w:rFonts w:ascii="Times New Roman" w:eastAsia="Times New Roman" w:hAnsi="Times New Roman" w:cs="Times New Roman"/>
              <w:color w:val="000000"/>
              <w:sz w:val="22"/>
            </w:rPr>
          </w:pPr>
          <w:proofErr w:type="spellStart"/>
          <w:r w:rsidRPr="001F5262">
            <w:rPr>
              <w:rFonts w:ascii="Times New Roman" w:eastAsia="Times New Roman" w:hAnsi="Times New Roman" w:cs="Times New Roman"/>
              <w:color w:val="000000"/>
              <w:sz w:val="22"/>
            </w:rPr>
            <w:t>Melkam</w:t>
          </w:r>
          <w:proofErr w:type="spellEnd"/>
          <w:r w:rsidRPr="001F5262">
            <w:rPr>
              <w:rFonts w:ascii="Times New Roman" w:eastAsia="Times New Roman" w:hAnsi="Times New Roman" w:cs="Times New Roman"/>
              <w:color w:val="000000"/>
              <w:sz w:val="22"/>
            </w:rPr>
            <w:t xml:space="preserve">, M., </w:t>
          </w:r>
          <w:proofErr w:type="spellStart"/>
          <w:r w:rsidRPr="001F5262">
            <w:rPr>
              <w:rFonts w:ascii="Times New Roman" w:eastAsia="Times New Roman" w:hAnsi="Times New Roman" w:cs="Times New Roman"/>
              <w:color w:val="000000"/>
              <w:sz w:val="22"/>
            </w:rPr>
            <w:t>Fente</w:t>
          </w:r>
          <w:proofErr w:type="spellEnd"/>
          <w:r w:rsidRPr="001F5262">
            <w:rPr>
              <w:rFonts w:ascii="Times New Roman" w:eastAsia="Times New Roman" w:hAnsi="Times New Roman" w:cs="Times New Roman"/>
              <w:color w:val="000000"/>
              <w:sz w:val="22"/>
            </w:rPr>
            <w:t xml:space="preserve">, B. M., Negussie, Y. M., </w:t>
          </w:r>
          <w:proofErr w:type="spellStart"/>
          <w:r w:rsidRPr="001F5262">
            <w:rPr>
              <w:rFonts w:ascii="Times New Roman" w:eastAsia="Times New Roman" w:hAnsi="Times New Roman" w:cs="Times New Roman"/>
              <w:color w:val="000000"/>
              <w:sz w:val="22"/>
            </w:rPr>
            <w:t>Asmare</w:t>
          </w:r>
          <w:proofErr w:type="spellEnd"/>
          <w:r w:rsidRPr="001F5262">
            <w:rPr>
              <w:rFonts w:ascii="Times New Roman" w:eastAsia="Times New Roman" w:hAnsi="Times New Roman" w:cs="Times New Roman"/>
              <w:color w:val="000000"/>
              <w:sz w:val="22"/>
            </w:rPr>
            <w:t xml:space="preserve">, Z. A., </w:t>
          </w:r>
          <w:proofErr w:type="spellStart"/>
          <w:r w:rsidRPr="001F5262">
            <w:rPr>
              <w:rFonts w:ascii="Times New Roman" w:eastAsia="Times New Roman" w:hAnsi="Times New Roman" w:cs="Times New Roman"/>
              <w:color w:val="000000"/>
              <w:sz w:val="22"/>
            </w:rPr>
            <w:t>Asebe</w:t>
          </w:r>
          <w:proofErr w:type="spellEnd"/>
          <w:r w:rsidRPr="001F5262">
            <w:rPr>
              <w:rFonts w:ascii="Times New Roman" w:eastAsia="Times New Roman" w:hAnsi="Times New Roman" w:cs="Times New Roman"/>
              <w:color w:val="000000"/>
              <w:sz w:val="22"/>
            </w:rPr>
            <w:t xml:space="preserve">, H. A., Seifu, B. L., </w:t>
          </w:r>
          <w:proofErr w:type="spellStart"/>
          <w:r w:rsidRPr="001F5262">
            <w:rPr>
              <w:rFonts w:ascii="Times New Roman" w:eastAsia="Times New Roman" w:hAnsi="Times New Roman" w:cs="Times New Roman"/>
              <w:color w:val="000000"/>
              <w:sz w:val="22"/>
            </w:rPr>
            <w:t>Gebrehana</w:t>
          </w:r>
          <w:proofErr w:type="spellEnd"/>
          <w:r w:rsidRPr="001F5262">
            <w:rPr>
              <w:rFonts w:ascii="Times New Roman" w:eastAsia="Times New Roman" w:hAnsi="Times New Roman" w:cs="Times New Roman"/>
              <w:color w:val="000000"/>
              <w:sz w:val="22"/>
            </w:rPr>
            <w:t xml:space="preserve">, A. K., Tsega, S. S., </w:t>
          </w:r>
          <w:proofErr w:type="spellStart"/>
          <w:r w:rsidRPr="001F5262">
            <w:rPr>
              <w:rFonts w:ascii="Times New Roman" w:eastAsia="Times New Roman" w:hAnsi="Times New Roman" w:cs="Times New Roman"/>
              <w:color w:val="000000"/>
              <w:sz w:val="22"/>
            </w:rPr>
            <w:t>Bezie</w:t>
          </w:r>
          <w:proofErr w:type="spellEnd"/>
          <w:r w:rsidRPr="001F5262">
            <w:rPr>
              <w:rFonts w:ascii="Times New Roman" w:eastAsia="Times New Roman" w:hAnsi="Times New Roman" w:cs="Times New Roman"/>
              <w:color w:val="000000"/>
              <w:sz w:val="22"/>
            </w:rPr>
            <w:t xml:space="preserve">, M. M., &amp; Asnake, A. A. (2025). Postpartum depression and associated factors among childbearing women from the recent Demographic and Health Survey data of Mozambique: Multilevel analysis. </w:t>
          </w:r>
          <w:proofErr w:type="spellStart"/>
          <w:r w:rsidRPr="001F5262">
            <w:rPr>
              <w:rFonts w:ascii="Times New Roman" w:eastAsia="Times New Roman" w:hAnsi="Times New Roman" w:cs="Times New Roman"/>
              <w:i/>
              <w:iCs/>
              <w:color w:val="000000"/>
              <w:sz w:val="22"/>
            </w:rPr>
            <w:t>Heliyon</w:t>
          </w:r>
          <w:proofErr w:type="spellEnd"/>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11</w:t>
          </w:r>
          <w:r w:rsidRPr="001F5262">
            <w:rPr>
              <w:rFonts w:ascii="Times New Roman" w:eastAsia="Times New Roman" w:hAnsi="Times New Roman" w:cs="Times New Roman"/>
              <w:color w:val="000000"/>
              <w:sz w:val="22"/>
            </w:rPr>
            <w:t>(1). https://doi.org/10.1016/j.heliyon.2024.e41106</w:t>
          </w:r>
        </w:p>
        <w:p w14:paraId="3342EA35" w14:textId="77777777" w:rsidR="001F5262" w:rsidRPr="001F5262" w:rsidRDefault="001F5262">
          <w:pPr>
            <w:autoSpaceDE w:val="0"/>
            <w:autoSpaceDN w:val="0"/>
            <w:ind w:hanging="480"/>
            <w:divId w:val="835918352"/>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Miah, M. S., Lamia, F. F., Begum, </w:t>
          </w:r>
          <w:proofErr w:type="spellStart"/>
          <w:r w:rsidRPr="001F5262">
            <w:rPr>
              <w:rFonts w:ascii="Times New Roman" w:eastAsia="Times New Roman" w:hAnsi="Times New Roman" w:cs="Times New Roman"/>
              <w:color w:val="000000"/>
              <w:sz w:val="22"/>
            </w:rPr>
            <w:t>Mst</w:t>
          </w:r>
          <w:proofErr w:type="spellEnd"/>
          <w:r w:rsidRPr="001F5262">
            <w:rPr>
              <w:rFonts w:ascii="Times New Roman" w:eastAsia="Times New Roman" w:hAnsi="Times New Roman" w:cs="Times New Roman"/>
              <w:color w:val="000000"/>
              <w:sz w:val="22"/>
            </w:rPr>
            <w:t xml:space="preserve">. L., Shied, M., &amp; Akhter, R. (2026). Household Water and Handwashing Facilities and Early Childhood Education Participation in Nepal: Evidence </w:t>
          </w:r>
          <w:proofErr w:type="gramStart"/>
          <w:r w:rsidRPr="001F5262">
            <w:rPr>
              <w:rFonts w:ascii="Times New Roman" w:eastAsia="Times New Roman" w:hAnsi="Times New Roman" w:cs="Times New Roman"/>
              <w:color w:val="000000"/>
              <w:sz w:val="22"/>
            </w:rPr>
            <w:t>From</w:t>
          </w:r>
          <w:proofErr w:type="gramEnd"/>
          <w:r w:rsidRPr="001F5262">
            <w:rPr>
              <w:rFonts w:ascii="Times New Roman" w:eastAsia="Times New Roman" w:hAnsi="Times New Roman" w:cs="Times New Roman"/>
              <w:color w:val="000000"/>
              <w:sz w:val="22"/>
            </w:rPr>
            <w:t xml:space="preserve"> a Nationally Representative Cross‐Sectional Survey. </w:t>
          </w:r>
          <w:r w:rsidRPr="001F5262">
            <w:rPr>
              <w:rFonts w:ascii="Times New Roman" w:eastAsia="Times New Roman" w:hAnsi="Times New Roman" w:cs="Times New Roman"/>
              <w:i/>
              <w:iCs/>
              <w:color w:val="000000"/>
              <w:sz w:val="22"/>
            </w:rPr>
            <w:t>Health Science Reports</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9</w:t>
          </w:r>
          <w:r w:rsidRPr="001F5262">
            <w:rPr>
              <w:rFonts w:ascii="Times New Roman" w:eastAsia="Times New Roman" w:hAnsi="Times New Roman" w:cs="Times New Roman"/>
              <w:color w:val="000000"/>
              <w:sz w:val="22"/>
            </w:rPr>
            <w:t>(4). https://doi.org/10.1002/hsr2.72254</w:t>
          </w:r>
        </w:p>
        <w:p w14:paraId="291FBB1D" w14:textId="77777777" w:rsidR="001F5262" w:rsidRPr="001F5262" w:rsidRDefault="001F5262">
          <w:pPr>
            <w:autoSpaceDE w:val="0"/>
            <w:autoSpaceDN w:val="0"/>
            <w:ind w:hanging="480"/>
            <w:divId w:val="115490057"/>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Miah, M. S. U. M. O. (2025). </w:t>
          </w:r>
          <w:r w:rsidRPr="001F5262">
            <w:rPr>
              <w:rFonts w:ascii="Times New Roman" w:eastAsia="Times New Roman" w:hAnsi="Times New Roman" w:cs="Times New Roman"/>
              <w:i/>
              <w:iCs/>
              <w:color w:val="000000"/>
              <w:sz w:val="22"/>
            </w:rPr>
            <w:t>Associations of women’s empowerment and intimate partner violence with mental health among ever-married women in Bangladesh</w:t>
          </w:r>
          <w:r w:rsidRPr="001F5262">
            <w:rPr>
              <w:rFonts w:ascii="Times New Roman" w:eastAsia="Times New Roman" w:hAnsi="Times New Roman" w:cs="Times New Roman"/>
              <w:color w:val="000000"/>
              <w:sz w:val="22"/>
            </w:rPr>
            <w:t>.</w:t>
          </w:r>
        </w:p>
        <w:p w14:paraId="415A026E" w14:textId="77777777" w:rsidR="001F5262" w:rsidRPr="001F5262" w:rsidRDefault="001F5262">
          <w:pPr>
            <w:autoSpaceDE w:val="0"/>
            <w:autoSpaceDN w:val="0"/>
            <w:ind w:hanging="480"/>
            <w:divId w:val="634143798"/>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Miah, M. S., &amp; Ullah, M. O. (2025). Associations of internet use and pregnancy loss with depression and anxiety among women in Bangladesh: evidence from the 2022 BDHS. </w:t>
          </w:r>
          <w:r w:rsidRPr="001F5262">
            <w:rPr>
              <w:rFonts w:ascii="Times New Roman" w:eastAsia="Times New Roman" w:hAnsi="Times New Roman" w:cs="Times New Roman"/>
              <w:i/>
              <w:iCs/>
              <w:color w:val="000000"/>
              <w:sz w:val="22"/>
            </w:rPr>
            <w:t>BMC Women’s Health</w:t>
          </w:r>
          <w:r w:rsidRPr="001F5262">
            <w:rPr>
              <w:rFonts w:ascii="Times New Roman" w:eastAsia="Times New Roman" w:hAnsi="Times New Roman" w:cs="Times New Roman"/>
              <w:color w:val="000000"/>
              <w:sz w:val="22"/>
            </w:rPr>
            <w:t>. https://doi.org/10.1186/s12905-025-04166-4</w:t>
          </w:r>
        </w:p>
        <w:p w14:paraId="351C06F6" w14:textId="77777777" w:rsidR="001F5262" w:rsidRPr="001F5262" w:rsidRDefault="001F5262">
          <w:pPr>
            <w:autoSpaceDE w:val="0"/>
            <w:autoSpaceDN w:val="0"/>
            <w:ind w:hanging="480"/>
            <w:divId w:val="770786113"/>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Miller, S., Abalos, E., </w:t>
          </w:r>
          <w:proofErr w:type="spellStart"/>
          <w:r w:rsidRPr="001F5262">
            <w:rPr>
              <w:rFonts w:ascii="Times New Roman" w:eastAsia="Times New Roman" w:hAnsi="Times New Roman" w:cs="Times New Roman"/>
              <w:color w:val="000000"/>
              <w:sz w:val="22"/>
            </w:rPr>
            <w:t>Chamillard</w:t>
          </w:r>
          <w:proofErr w:type="spellEnd"/>
          <w:r w:rsidRPr="001F5262">
            <w:rPr>
              <w:rFonts w:ascii="Times New Roman" w:eastAsia="Times New Roman" w:hAnsi="Times New Roman" w:cs="Times New Roman"/>
              <w:color w:val="000000"/>
              <w:sz w:val="22"/>
            </w:rPr>
            <w:t xml:space="preserve">, M., Ciapponi, A., Colaci, D., </w:t>
          </w:r>
          <w:proofErr w:type="spellStart"/>
          <w:r w:rsidRPr="001F5262">
            <w:rPr>
              <w:rFonts w:ascii="Times New Roman" w:eastAsia="Times New Roman" w:hAnsi="Times New Roman" w:cs="Times New Roman"/>
              <w:color w:val="000000"/>
              <w:sz w:val="22"/>
            </w:rPr>
            <w:t>Comandé</w:t>
          </w:r>
          <w:proofErr w:type="spellEnd"/>
          <w:r w:rsidRPr="001F5262">
            <w:rPr>
              <w:rFonts w:ascii="Times New Roman" w:eastAsia="Times New Roman" w:hAnsi="Times New Roman" w:cs="Times New Roman"/>
              <w:color w:val="000000"/>
              <w:sz w:val="22"/>
            </w:rPr>
            <w:t xml:space="preserve">, D., Diaz, V., Geller, S., Hanson, C., Langer, A., </w:t>
          </w:r>
          <w:proofErr w:type="spellStart"/>
          <w:r w:rsidRPr="001F5262">
            <w:rPr>
              <w:rFonts w:ascii="Times New Roman" w:eastAsia="Times New Roman" w:hAnsi="Times New Roman" w:cs="Times New Roman"/>
              <w:color w:val="000000"/>
              <w:sz w:val="22"/>
            </w:rPr>
            <w:t>Manuelli</w:t>
          </w:r>
          <w:proofErr w:type="spellEnd"/>
          <w:r w:rsidRPr="001F5262">
            <w:rPr>
              <w:rFonts w:ascii="Times New Roman" w:eastAsia="Times New Roman" w:hAnsi="Times New Roman" w:cs="Times New Roman"/>
              <w:color w:val="000000"/>
              <w:sz w:val="22"/>
            </w:rPr>
            <w:t xml:space="preserve">, V., Millar, K., </w:t>
          </w:r>
          <w:proofErr w:type="spellStart"/>
          <w:r w:rsidRPr="001F5262">
            <w:rPr>
              <w:rFonts w:ascii="Times New Roman" w:eastAsia="Times New Roman" w:hAnsi="Times New Roman" w:cs="Times New Roman"/>
              <w:color w:val="000000"/>
              <w:sz w:val="22"/>
            </w:rPr>
            <w:t>Morhason</w:t>
          </w:r>
          <w:proofErr w:type="spellEnd"/>
          <w:r w:rsidRPr="001F5262">
            <w:rPr>
              <w:rFonts w:ascii="Times New Roman" w:eastAsia="Times New Roman" w:hAnsi="Times New Roman" w:cs="Times New Roman"/>
              <w:color w:val="000000"/>
              <w:sz w:val="22"/>
            </w:rPr>
            <w:t xml:space="preserve">-Bello, I., Castro, C. P., Pileggi, V. N., </w:t>
          </w:r>
          <w:r w:rsidRPr="001F5262">
            <w:rPr>
              <w:rFonts w:ascii="Times New Roman" w:eastAsia="Times New Roman" w:hAnsi="Times New Roman" w:cs="Times New Roman"/>
              <w:color w:val="000000"/>
              <w:sz w:val="22"/>
            </w:rPr>
            <w:lastRenderedPageBreak/>
            <w:t xml:space="preserve">Robinson, N., Skaer, M., Souza, J. P., Vogel, J. P., &amp; </w:t>
          </w:r>
          <w:proofErr w:type="spellStart"/>
          <w:r w:rsidRPr="001F5262">
            <w:rPr>
              <w:rFonts w:ascii="Times New Roman" w:eastAsia="Times New Roman" w:hAnsi="Times New Roman" w:cs="Times New Roman"/>
              <w:color w:val="000000"/>
              <w:sz w:val="22"/>
            </w:rPr>
            <w:t>Althabe</w:t>
          </w:r>
          <w:proofErr w:type="spellEnd"/>
          <w:r w:rsidRPr="001F5262">
            <w:rPr>
              <w:rFonts w:ascii="Times New Roman" w:eastAsia="Times New Roman" w:hAnsi="Times New Roman" w:cs="Times New Roman"/>
              <w:color w:val="000000"/>
              <w:sz w:val="22"/>
            </w:rPr>
            <w:t xml:space="preserve">, F. (2016). Beyond too little, too late and too much, too soon: a pathway towards evidence-based, respectful maternity care worldwide. In </w:t>
          </w:r>
          <w:r w:rsidRPr="001F5262">
            <w:rPr>
              <w:rFonts w:ascii="Times New Roman" w:eastAsia="Times New Roman" w:hAnsi="Times New Roman" w:cs="Times New Roman"/>
              <w:i/>
              <w:iCs/>
              <w:color w:val="000000"/>
              <w:sz w:val="22"/>
            </w:rPr>
            <w:t>The Lancet</w:t>
          </w:r>
          <w:r w:rsidRPr="001F5262">
            <w:rPr>
              <w:rFonts w:ascii="Times New Roman" w:eastAsia="Times New Roman" w:hAnsi="Times New Roman" w:cs="Times New Roman"/>
              <w:color w:val="000000"/>
              <w:sz w:val="22"/>
            </w:rPr>
            <w:t xml:space="preserve"> (Vol. 388, Number 10056, pp. 2176–2192). Lancet Publishing Group. https://doi.org/10.1016/S0140-6736(16)31472-6</w:t>
          </w:r>
        </w:p>
        <w:p w14:paraId="0F43CC69" w14:textId="77777777" w:rsidR="001F5262" w:rsidRPr="001F5262" w:rsidRDefault="001F5262">
          <w:pPr>
            <w:autoSpaceDE w:val="0"/>
            <w:autoSpaceDN w:val="0"/>
            <w:ind w:hanging="480"/>
            <w:divId w:val="1603801830"/>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Moeti, M., Gao, G. F., &amp; Herrman, H. (2022). Global pandemic perspectives: public health, mental health, and lessons for the future. In </w:t>
          </w:r>
          <w:r w:rsidRPr="001F5262">
            <w:rPr>
              <w:rFonts w:ascii="Times New Roman" w:eastAsia="Times New Roman" w:hAnsi="Times New Roman" w:cs="Times New Roman"/>
              <w:i/>
              <w:iCs/>
              <w:color w:val="000000"/>
              <w:sz w:val="22"/>
            </w:rPr>
            <w:t>The Lancet</w:t>
          </w:r>
          <w:r w:rsidRPr="001F5262">
            <w:rPr>
              <w:rFonts w:ascii="Times New Roman" w:eastAsia="Times New Roman" w:hAnsi="Times New Roman" w:cs="Times New Roman"/>
              <w:color w:val="000000"/>
              <w:sz w:val="22"/>
            </w:rPr>
            <w:t xml:space="preserve"> (Vol. 400, Number 10353, pp. e3–e7). Elsevier B.V. https://doi.org/10.1016/S0140-6736(22)01328-9</w:t>
          </w:r>
        </w:p>
        <w:p w14:paraId="37057EBC" w14:textId="77777777" w:rsidR="001F5262" w:rsidRPr="001F5262" w:rsidRDefault="001F5262">
          <w:pPr>
            <w:autoSpaceDE w:val="0"/>
            <w:autoSpaceDN w:val="0"/>
            <w:ind w:hanging="480"/>
            <w:divId w:val="1211772191"/>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Mokwena, K. E., &amp; </w:t>
          </w:r>
          <w:proofErr w:type="spellStart"/>
          <w:r w:rsidRPr="001F5262">
            <w:rPr>
              <w:rFonts w:ascii="Times New Roman" w:eastAsia="Times New Roman" w:hAnsi="Times New Roman" w:cs="Times New Roman"/>
              <w:color w:val="000000"/>
              <w:sz w:val="22"/>
            </w:rPr>
            <w:t>Makhozonke</w:t>
          </w:r>
          <w:proofErr w:type="spellEnd"/>
          <w:r w:rsidRPr="001F5262">
            <w:rPr>
              <w:rFonts w:ascii="Times New Roman" w:eastAsia="Times New Roman" w:hAnsi="Times New Roman" w:cs="Times New Roman"/>
              <w:color w:val="000000"/>
              <w:sz w:val="22"/>
            </w:rPr>
            <w:t xml:space="preserve">, N. (2024). The prevalence of postnatal depression and associated factors among clinic attendees in Maseru, Lesotho. </w:t>
          </w:r>
          <w:r w:rsidRPr="001F5262">
            <w:rPr>
              <w:rFonts w:ascii="Times New Roman" w:eastAsia="Times New Roman" w:hAnsi="Times New Roman" w:cs="Times New Roman"/>
              <w:i/>
              <w:iCs/>
              <w:color w:val="000000"/>
              <w:sz w:val="22"/>
            </w:rPr>
            <w:t>International Journal of Innovative Research and Scientific Studies</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7</w:t>
          </w:r>
          <w:r w:rsidRPr="001F5262">
            <w:rPr>
              <w:rFonts w:ascii="Times New Roman" w:eastAsia="Times New Roman" w:hAnsi="Times New Roman" w:cs="Times New Roman"/>
              <w:color w:val="000000"/>
              <w:sz w:val="22"/>
            </w:rPr>
            <w:t>(2), 398–408. https://doi.org/10.53894/ijirss.v7i2.2644</w:t>
          </w:r>
        </w:p>
        <w:p w14:paraId="68DBBAAD" w14:textId="77777777" w:rsidR="001F5262" w:rsidRPr="001F5262" w:rsidRDefault="001F5262">
          <w:pPr>
            <w:autoSpaceDE w:val="0"/>
            <w:autoSpaceDN w:val="0"/>
            <w:ind w:hanging="480"/>
            <w:divId w:val="337927514"/>
            <w:rPr>
              <w:rFonts w:ascii="Times New Roman" w:eastAsia="Times New Roman" w:hAnsi="Times New Roman" w:cs="Times New Roman"/>
              <w:color w:val="000000"/>
              <w:sz w:val="22"/>
            </w:rPr>
          </w:pPr>
          <w:proofErr w:type="spellStart"/>
          <w:r w:rsidRPr="001F5262">
            <w:rPr>
              <w:rFonts w:ascii="Times New Roman" w:eastAsia="Times New Roman" w:hAnsi="Times New Roman" w:cs="Times New Roman"/>
              <w:color w:val="000000"/>
              <w:sz w:val="22"/>
            </w:rPr>
            <w:t>Mustafiz</w:t>
          </w:r>
          <w:proofErr w:type="spellEnd"/>
          <w:r w:rsidRPr="001F5262">
            <w:rPr>
              <w:rFonts w:ascii="Times New Roman" w:eastAsia="Times New Roman" w:hAnsi="Times New Roman" w:cs="Times New Roman"/>
              <w:color w:val="000000"/>
              <w:sz w:val="22"/>
            </w:rPr>
            <w:t xml:space="preserve">, R. B., Chowdhury, S. S. A., Kundu, S., Munaf, N. B., &amp; Sharif, A. Bin. (2025). Determinants of healthcare decision-making autonomy among Bangladeshi women: mixed-effect logistic regression analysis. </w:t>
          </w:r>
          <w:r w:rsidRPr="001F5262">
            <w:rPr>
              <w:rFonts w:ascii="Times New Roman" w:eastAsia="Times New Roman" w:hAnsi="Times New Roman" w:cs="Times New Roman"/>
              <w:i/>
              <w:iCs/>
              <w:color w:val="000000"/>
              <w:sz w:val="22"/>
            </w:rPr>
            <w:t>BMC Women’s Health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25</w:t>
          </w:r>
          <w:r w:rsidRPr="001F5262">
            <w:rPr>
              <w:rFonts w:ascii="Times New Roman" w:eastAsia="Times New Roman" w:hAnsi="Times New Roman" w:cs="Times New Roman"/>
              <w:color w:val="000000"/>
              <w:sz w:val="22"/>
            </w:rPr>
            <w:t>(1). https://doi.org/10.1186/s12905-025-03666-7</w:t>
          </w:r>
        </w:p>
        <w:p w14:paraId="50956A85" w14:textId="77777777" w:rsidR="001F5262" w:rsidRPr="001F5262" w:rsidRDefault="001F5262">
          <w:pPr>
            <w:autoSpaceDE w:val="0"/>
            <w:autoSpaceDN w:val="0"/>
            <w:ind w:hanging="480"/>
            <w:divId w:val="1639605695"/>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Myint, W. W., Yusuf, A., Samman, E., Nguyen, A., Mendez, S. E., &amp; Clark, H. R. (2025a). Factors associated with severity of depression among women intimate partner violence survivors in Lesotho: A cross-sectional study. </w:t>
          </w:r>
          <w:r w:rsidRPr="001F5262">
            <w:rPr>
              <w:rFonts w:ascii="Times New Roman" w:eastAsia="Times New Roman" w:hAnsi="Times New Roman" w:cs="Times New Roman"/>
              <w:i/>
              <w:iCs/>
              <w:color w:val="000000"/>
              <w:sz w:val="22"/>
            </w:rPr>
            <w:t>Women’s Health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21</w:t>
          </w:r>
          <w:r w:rsidRPr="001F5262">
            <w:rPr>
              <w:rFonts w:ascii="Times New Roman" w:eastAsia="Times New Roman" w:hAnsi="Times New Roman" w:cs="Times New Roman"/>
              <w:color w:val="000000"/>
              <w:sz w:val="22"/>
            </w:rPr>
            <w:t>. https://doi.org/10.1177/17455057251387843</w:t>
          </w:r>
        </w:p>
        <w:p w14:paraId="0F244AD5" w14:textId="77777777" w:rsidR="001F5262" w:rsidRPr="001F5262" w:rsidRDefault="001F5262">
          <w:pPr>
            <w:autoSpaceDE w:val="0"/>
            <w:autoSpaceDN w:val="0"/>
            <w:ind w:hanging="480"/>
            <w:divId w:val="1780836554"/>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Myint, W. W., Yusuf, A., Samman, E., Nguyen, A., Mendez, S. E., &amp; Clark, H. R. (2025b). Factors associated with severity of depression among women intimate partner violence survivors in Lesotho: A cross-sectional study. </w:t>
          </w:r>
          <w:r w:rsidRPr="001F5262">
            <w:rPr>
              <w:rFonts w:ascii="Times New Roman" w:eastAsia="Times New Roman" w:hAnsi="Times New Roman" w:cs="Times New Roman"/>
              <w:i/>
              <w:iCs/>
              <w:color w:val="000000"/>
              <w:sz w:val="22"/>
            </w:rPr>
            <w:t>Women’s Health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21</w:t>
          </w:r>
          <w:r w:rsidRPr="001F5262">
            <w:rPr>
              <w:rFonts w:ascii="Times New Roman" w:eastAsia="Times New Roman" w:hAnsi="Times New Roman" w:cs="Times New Roman"/>
              <w:color w:val="000000"/>
              <w:sz w:val="22"/>
            </w:rPr>
            <w:t>. https://doi.org/10.1177/17455057251387843</w:t>
          </w:r>
        </w:p>
        <w:p w14:paraId="7E579109" w14:textId="77777777" w:rsidR="001F5262" w:rsidRPr="001F5262" w:rsidRDefault="001F5262">
          <w:pPr>
            <w:autoSpaceDE w:val="0"/>
            <w:autoSpaceDN w:val="0"/>
            <w:ind w:hanging="480"/>
            <w:divId w:val="635183581"/>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Nabaggala, M. S., Reddy, T., &amp; Manda, S. (2021). Effects of rural–urban residence and education on intimate partner violence among women in Sub-Saharan Africa: a meta-analysis of health survey data. </w:t>
          </w:r>
          <w:r w:rsidRPr="001F5262">
            <w:rPr>
              <w:rFonts w:ascii="Times New Roman" w:eastAsia="Times New Roman" w:hAnsi="Times New Roman" w:cs="Times New Roman"/>
              <w:i/>
              <w:iCs/>
              <w:color w:val="000000"/>
              <w:sz w:val="22"/>
            </w:rPr>
            <w:t>BMC Women’s Health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21</w:t>
          </w:r>
          <w:r w:rsidRPr="001F5262">
            <w:rPr>
              <w:rFonts w:ascii="Times New Roman" w:eastAsia="Times New Roman" w:hAnsi="Times New Roman" w:cs="Times New Roman"/>
              <w:color w:val="000000"/>
              <w:sz w:val="22"/>
            </w:rPr>
            <w:t>(1). https://doi.org/10.1186/s12905-021-01286-5</w:t>
          </w:r>
        </w:p>
        <w:p w14:paraId="0064074D" w14:textId="77777777" w:rsidR="001F5262" w:rsidRPr="001F5262" w:rsidRDefault="001F5262">
          <w:pPr>
            <w:autoSpaceDE w:val="0"/>
            <w:autoSpaceDN w:val="0"/>
            <w:ind w:hanging="480"/>
            <w:divId w:val="1616323980"/>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Noor, S. T. A., Siddique, S., Das, O., </w:t>
          </w:r>
          <w:proofErr w:type="spellStart"/>
          <w:r w:rsidRPr="001F5262">
            <w:rPr>
              <w:rFonts w:ascii="Times New Roman" w:eastAsia="Times New Roman" w:hAnsi="Times New Roman" w:cs="Times New Roman"/>
              <w:color w:val="000000"/>
              <w:sz w:val="22"/>
            </w:rPr>
            <w:t>Yeasar</w:t>
          </w:r>
          <w:proofErr w:type="spellEnd"/>
          <w:r w:rsidRPr="001F5262">
            <w:rPr>
              <w:rFonts w:ascii="Times New Roman" w:eastAsia="Times New Roman" w:hAnsi="Times New Roman" w:cs="Times New Roman"/>
              <w:color w:val="000000"/>
              <w:sz w:val="22"/>
            </w:rPr>
            <w:t xml:space="preserve">, S., &amp; Islam, R. B. (2025). Exploring mental health disparities in Mozambique: Depression and anxiety symptoms among reproductive-aged women using data from Mozambique Demographic and Health Survey 2022–23. </w:t>
          </w:r>
          <w:r w:rsidRPr="001F5262">
            <w:rPr>
              <w:rFonts w:ascii="Times New Roman" w:eastAsia="Times New Roman" w:hAnsi="Times New Roman" w:cs="Times New Roman"/>
              <w:i/>
              <w:iCs/>
              <w:color w:val="000000"/>
              <w:sz w:val="22"/>
            </w:rPr>
            <w:t>Global Epidemiology</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10</w:t>
          </w:r>
          <w:r w:rsidRPr="001F5262">
            <w:rPr>
              <w:rFonts w:ascii="Times New Roman" w:eastAsia="Times New Roman" w:hAnsi="Times New Roman" w:cs="Times New Roman"/>
              <w:color w:val="000000"/>
              <w:sz w:val="22"/>
            </w:rPr>
            <w:t>. https://doi.org/10.1016/j.gloepi.2025.100223</w:t>
          </w:r>
        </w:p>
        <w:p w14:paraId="1878C05C" w14:textId="77777777" w:rsidR="001F5262" w:rsidRPr="001F5262" w:rsidRDefault="001F5262">
          <w:pPr>
            <w:autoSpaceDE w:val="0"/>
            <w:autoSpaceDN w:val="0"/>
            <w:ind w:hanging="480"/>
            <w:divId w:val="1774469380"/>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Noor, S. T. A., Siddique, S., </w:t>
          </w:r>
          <w:proofErr w:type="spellStart"/>
          <w:r w:rsidRPr="001F5262">
            <w:rPr>
              <w:rFonts w:ascii="Times New Roman" w:eastAsia="Times New Roman" w:hAnsi="Times New Roman" w:cs="Times New Roman"/>
              <w:color w:val="000000"/>
              <w:sz w:val="22"/>
            </w:rPr>
            <w:t>Yeasar</w:t>
          </w:r>
          <w:proofErr w:type="spellEnd"/>
          <w:r w:rsidRPr="001F5262">
            <w:rPr>
              <w:rFonts w:ascii="Times New Roman" w:eastAsia="Times New Roman" w:hAnsi="Times New Roman" w:cs="Times New Roman"/>
              <w:color w:val="000000"/>
              <w:sz w:val="22"/>
            </w:rPr>
            <w:t xml:space="preserve">, S., Das, O., Tanvir, S.-U.-A., &amp; Islam, R. B. (2025). </w:t>
          </w:r>
          <w:r w:rsidRPr="001F5262">
            <w:rPr>
              <w:rFonts w:ascii="Times New Roman" w:eastAsia="Times New Roman" w:hAnsi="Times New Roman" w:cs="Times New Roman"/>
              <w:i/>
              <w:iCs/>
              <w:color w:val="000000"/>
              <w:sz w:val="22"/>
            </w:rPr>
            <w:t xml:space="preserve">Prevalence, Determinants, and Care-Seeking </w:t>
          </w:r>
          <w:proofErr w:type="spellStart"/>
          <w:r w:rsidRPr="001F5262">
            <w:rPr>
              <w:rFonts w:ascii="Times New Roman" w:eastAsia="Times New Roman" w:hAnsi="Times New Roman" w:cs="Times New Roman"/>
              <w:i/>
              <w:iCs/>
              <w:color w:val="000000"/>
              <w:sz w:val="22"/>
            </w:rPr>
            <w:t>Behaviour</w:t>
          </w:r>
          <w:proofErr w:type="spellEnd"/>
          <w:r w:rsidRPr="001F5262">
            <w:rPr>
              <w:rFonts w:ascii="Times New Roman" w:eastAsia="Times New Roman" w:hAnsi="Times New Roman" w:cs="Times New Roman"/>
              <w:i/>
              <w:iCs/>
              <w:color w:val="000000"/>
              <w:sz w:val="22"/>
            </w:rPr>
            <w:t xml:space="preserve"> for Major Depressive Disorder in the Lesotho Population: A Multilevel Analysis from the Lesotho Demographic and Health Survey 2023-24</w:t>
          </w:r>
          <w:r w:rsidRPr="001F5262">
            <w:rPr>
              <w:rFonts w:ascii="Times New Roman" w:eastAsia="Times New Roman" w:hAnsi="Times New Roman" w:cs="Times New Roman"/>
              <w:color w:val="000000"/>
              <w:sz w:val="22"/>
            </w:rPr>
            <w:t>. https://doi.org/10.21203/rs.3.rs-6945317/v1</w:t>
          </w:r>
        </w:p>
        <w:p w14:paraId="6B78436A" w14:textId="77777777" w:rsidR="001F5262" w:rsidRPr="001F5262" w:rsidRDefault="001F5262">
          <w:pPr>
            <w:autoSpaceDE w:val="0"/>
            <w:autoSpaceDN w:val="0"/>
            <w:ind w:hanging="480"/>
            <w:divId w:val="1279291179"/>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Okyere, J., </w:t>
          </w:r>
          <w:proofErr w:type="spellStart"/>
          <w:r w:rsidRPr="001F5262">
            <w:rPr>
              <w:rFonts w:ascii="Times New Roman" w:eastAsia="Times New Roman" w:hAnsi="Times New Roman" w:cs="Times New Roman"/>
              <w:color w:val="000000"/>
              <w:sz w:val="22"/>
            </w:rPr>
            <w:t>Ayebeng</w:t>
          </w:r>
          <w:proofErr w:type="spellEnd"/>
          <w:r w:rsidRPr="001F5262">
            <w:rPr>
              <w:rFonts w:ascii="Times New Roman" w:eastAsia="Times New Roman" w:hAnsi="Times New Roman" w:cs="Times New Roman"/>
              <w:color w:val="000000"/>
              <w:sz w:val="22"/>
            </w:rPr>
            <w:t xml:space="preserve">, C., &amp; Dickson, K. S. (2025a). Sex differences in help-seeking behavior for depression in Lesotho: findings from a national survey. </w:t>
          </w:r>
          <w:r w:rsidRPr="001F5262">
            <w:rPr>
              <w:rFonts w:ascii="Times New Roman" w:eastAsia="Times New Roman" w:hAnsi="Times New Roman" w:cs="Times New Roman"/>
              <w:i/>
              <w:iCs/>
              <w:color w:val="000000"/>
              <w:sz w:val="22"/>
            </w:rPr>
            <w:t>BMC Psychiatry</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25</w:t>
          </w:r>
          <w:r w:rsidRPr="001F5262">
            <w:rPr>
              <w:rFonts w:ascii="Times New Roman" w:eastAsia="Times New Roman" w:hAnsi="Times New Roman" w:cs="Times New Roman"/>
              <w:color w:val="000000"/>
              <w:sz w:val="22"/>
            </w:rPr>
            <w:t>(1). https://doi.org/10.1186/s12888-025-06749-9</w:t>
          </w:r>
        </w:p>
        <w:p w14:paraId="7FBF3857" w14:textId="77777777" w:rsidR="001F5262" w:rsidRPr="001F5262" w:rsidRDefault="001F5262">
          <w:pPr>
            <w:autoSpaceDE w:val="0"/>
            <w:autoSpaceDN w:val="0"/>
            <w:ind w:hanging="480"/>
            <w:divId w:val="1734280642"/>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Okyere, J., </w:t>
          </w:r>
          <w:proofErr w:type="spellStart"/>
          <w:r w:rsidRPr="001F5262">
            <w:rPr>
              <w:rFonts w:ascii="Times New Roman" w:eastAsia="Times New Roman" w:hAnsi="Times New Roman" w:cs="Times New Roman"/>
              <w:color w:val="000000"/>
              <w:sz w:val="22"/>
            </w:rPr>
            <w:t>Ayebeng</w:t>
          </w:r>
          <w:proofErr w:type="spellEnd"/>
          <w:r w:rsidRPr="001F5262">
            <w:rPr>
              <w:rFonts w:ascii="Times New Roman" w:eastAsia="Times New Roman" w:hAnsi="Times New Roman" w:cs="Times New Roman"/>
              <w:color w:val="000000"/>
              <w:sz w:val="22"/>
            </w:rPr>
            <w:t xml:space="preserve">, C., &amp; Dickson, K. S. (2025b). Sex differences in help-seeking behavior for depression in Lesotho: findings from a national survey. </w:t>
          </w:r>
          <w:r w:rsidRPr="001F5262">
            <w:rPr>
              <w:rFonts w:ascii="Times New Roman" w:eastAsia="Times New Roman" w:hAnsi="Times New Roman" w:cs="Times New Roman"/>
              <w:i/>
              <w:iCs/>
              <w:color w:val="000000"/>
              <w:sz w:val="22"/>
            </w:rPr>
            <w:t>BMC Psychiatry</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25</w:t>
          </w:r>
          <w:r w:rsidRPr="001F5262">
            <w:rPr>
              <w:rFonts w:ascii="Times New Roman" w:eastAsia="Times New Roman" w:hAnsi="Times New Roman" w:cs="Times New Roman"/>
              <w:color w:val="000000"/>
              <w:sz w:val="22"/>
            </w:rPr>
            <w:t>(1). https://doi.org/10.1186/s12888-025-06749-9</w:t>
          </w:r>
        </w:p>
        <w:p w14:paraId="65E1572A" w14:textId="77777777" w:rsidR="001F5262" w:rsidRPr="001F5262" w:rsidRDefault="001F5262">
          <w:pPr>
            <w:autoSpaceDE w:val="0"/>
            <w:autoSpaceDN w:val="0"/>
            <w:ind w:hanging="480"/>
            <w:divId w:val="911233961"/>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Oram, S., Fisher, H. L., Minnis, H., Seedat, S., Walby, S., Hegarty, K., Rouf, K., </w:t>
          </w:r>
          <w:proofErr w:type="spellStart"/>
          <w:r w:rsidRPr="001F5262">
            <w:rPr>
              <w:rFonts w:ascii="Times New Roman" w:eastAsia="Times New Roman" w:hAnsi="Times New Roman" w:cs="Times New Roman"/>
              <w:color w:val="000000"/>
              <w:sz w:val="22"/>
            </w:rPr>
            <w:t>Angénieux</w:t>
          </w:r>
          <w:proofErr w:type="spellEnd"/>
          <w:r w:rsidRPr="001F5262">
            <w:rPr>
              <w:rFonts w:ascii="Times New Roman" w:eastAsia="Times New Roman" w:hAnsi="Times New Roman" w:cs="Times New Roman"/>
              <w:color w:val="000000"/>
              <w:sz w:val="22"/>
            </w:rPr>
            <w:t xml:space="preserve">, C., Callard, F., Chandra, P. S., Fazel, S., Garcia-Moreno, C., Henderson, M., Howarth, E., Macmillan, H. L., </w:t>
          </w:r>
          <w:r w:rsidRPr="001F5262">
            <w:rPr>
              <w:rFonts w:ascii="Times New Roman" w:eastAsia="Times New Roman" w:hAnsi="Times New Roman" w:cs="Times New Roman"/>
              <w:color w:val="000000"/>
              <w:sz w:val="22"/>
            </w:rPr>
            <w:lastRenderedPageBreak/>
            <w:t xml:space="preserve">Murray, L. K., Othman, S., Robotham, D., Rondon, M. B., … Howard, L. M. (2022). </w:t>
          </w:r>
          <w:r w:rsidRPr="001F5262">
            <w:rPr>
              <w:rFonts w:ascii="Times New Roman" w:eastAsia="Times New Roman" w:hAnsi="Times New Roman" w:cs="Times New Roman"/>
              <w:i/>
              <w:iCs/>
              <w:color w:val="000000"/>
              <w:sz w:val="22"/>
            </w:rPr>
            <w:t xml:space="preserve">The Lancet Psychiatry Commissions </w:t>
          </w:r>
          <w:proofErr w:type="gramStart"/>
          <w:r w:rsidRPr="001F5262">
            <w:rPr>
              <w:rFonts w:ascii="Times New Roman" w:eastAsia="Times New Roman" w:hAnsi="Times New Roman" w:cs="Times New Roman"/>
              <w:i/>
              <w:iCs/>
              <w:color w:val="000000"/>
              <w:sz w:val="22"/>
            </w:rPr>
            <w:t>The</w:t>
          </w:r>
          <w:proofErr w:type="gramEnd"/>
          <w:r w:rsidRPr="001F5262">
            <w:rPr>
              <w:rFonts w:ascii="Times New Roman" w:eastAsia="Times New Roman" w:hAnsi="Times New Roman" w:cs="Times New Roman"/>
              <w:i/>
              <w:iCs/>
              <w:color w:val="000000"/>
              <w:sz w:val="22"/>
            </w:rPr>
            <w:t xml:space="preserve"> Lancet Psychiatry Commission on intimate partner violence and mental health: advancing mental health services, research, and policy</w:t>
          </w:r>
          <w:r w:rsidRPr="001F5262">
            <w:rPr>
              <w:rFonts w:ascii="Times New Roman" w:eastAsia="Times New Roman" w:hAnsi="Times New Roman" w:cs="Times New Roman"/>
              <w:color w:val="000000"/>
              <w:sz w:val="22"/>
            </w:rPr>
            <w:t xml:space="preserve"> (Vol. 9). www.thelancet.com/psychiatry</w:t>
          </w:r>
        </w:p>
        <w:p w14:paraId="10D9E650" w14:textId="77777777" w:rsidR="001F5262" w:rsidRPr="001F5262" w:rsidRDefault="001F5262">
          <w:pPr>
            <w:autoSpaceDE w:val="0"/>
            <w:autoSpaceDN w:val="0"/>
            <w:ind w:hanging="480"/>
            <w:divId w:val="1061058417"/>
            <w:rPr>
              <w:rFonts w:ascii="Times New Roman" w:eastAsia="Times New Roman" w:hAnsi="Times New Roman" w:cs="Times New Roman"/>
              <w:color w:val="000000"/>
              <w:sz w:val="22"/>
            </w:rPr>
          </w:pPr>
          <w:proofErr w:type="spellStart"/>
          <w:r w:rsidRPr="001F5262">
            <w:rPr>
              <w:rFonts w:ascii="Times New Roman" w:eastAsia="Times New Roman" w:hAnsi="Times New Roman" w:cs="Times New Roman"/>
              <w:color w:val="000000"/>
              <w:sz w:val="22"/>
            </w:rPr>
            <w:t>Ostovar</w:t>
          </w:r>
          <w:proofErr w:type="spellEnd"/>
          <w:r w:rsidRPr="001F5262">
            <w:rPr>
              <w:rFonts w:ascii="Times New Roman" w:eastAsia="Times New Roman" w:hAnsi="Times New Roman" w:cs="Times New Roman"/>
              <w:color w:val="000000"/>
              <w:sz w:val="22"/>
            </w:rPr>
            <w:t xml:space="preserve">, A., Davari, D. D., &amp; </w:t>
          </w:r>
          <w:proofErr w:type="spellStart"/>
          <w:r w:rsidRPr="001F5262">
            <w:rPr>
              <w:rFonts w:ascii="Times New Roman" w:eastAsia="Times New Roman" w:hAnsi="Times New Roman" w:cs="Times New Roman"/>
              <w:color w:val="000000"/>
              <w:sz w:val="22"/>
            </w:rPr>
            <w:t>Dzikuć</w:t>
          </w:r>
          <w:proofErr w:type="spellEnd"/>
          <w:r w:rsidRPr="001F5262">
            <w:rPr>
              <w:rFonts w:ascii="Times New Roman" w:eastAsia="Times New Roman" w:hAnsi="Times New Roman" w:cs="Times New Roman"/>
              <w:color w:val="000000"/>
              <w:sz w:val="22"/>
            </w:rPr>
            <w:t xml:space="preserve">, M. (2025). Determinants of Design with Multilayer Perceptron Neural Networks: A Comparison with Logistic Regression. </w:t>
          </w:r>
          <w:r w:rsidRPr="001F5262">
            <w:rPr>
              <w:rFonts w:ascii="Times New Roman" w:eastAsia="Times New Roman" w:hAnsi="Times New Roman" w:cs="Times New Roman"/>
              <w:i/>
              <w:iCs/>
              <w:color w:val="000000"/>
              <w:sz w:val="22"/>
            </w:rPr>
            <w:t>Sustainability (Switzerland)</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17</w:t>
          </w:r>
          <w:r w:rsidRPr="001F5262">
            <w:rPr>
              <w:rFonts w:ascii="Times New Roman" w:eastAsia="Times New Roman" w:hAnsi="Times New Roman" w:cs="Times New Roman"/>
              <w:color w:val="000000"/>
              <w:sz w:val="22"/>
            </w:rPr>
            <w:t>(6). https://doi.org/10.3390/su17062611</w:t>
          </w:r>
        </w:p>
        <w:p w14:paraId="12654ECD" w14:textId="77777777" w:rsidR="001F5262" w:rsidRPr="001F5262" w:rsidRDefault="001F5262">
          <w:pPr>
            <w:autoSpaceDE w:val="0"/>
            <w:autoSpaceDN w:val="0"/>
            <w:ind w:hanging="480"/>
            <w:divId w:val="39524931"/>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Pandey, A. R., Adhikari, B., Bista, B., Lamichhane, B., Joshi, D., Saugat Pratap, K. C., Sharma, S., &amp; Baral, S. (2024). Prevalence, determinants and care-seeking </w:t>
          </w:r>
          <w:proofErr w:type="spellStart"/>
          <w:r w:rsidRPr="001F5262">
            <w:rPr>
              <w:rFonts w:ascii="Times New Roman" w:eastAsia="Times New Roman" w:hAnsi="Times New Roman" w:cs="Times New Roman"/>
              <w:color w:val="000000"/>
              <w:sz w:val="22"/>
            </w:rPr>
            <w:t>behaviour</w:t>
          </w:r>
          <w:proofErr w:type="spellEnd"/>
          <w:r w:rsidRPr="001F5262">
            <w:rPr>
              <w:rFonts w:ascii="Times New Roman" w:eastAsia="Times New Roman" w:hAnsi="Times New Roman" w:cs="Times New Roman"/>
              <w:color w:val="000000"/>
              <w:sz w:val="22"/>
            </w:rPr>
            <w:t xml:space="preserve"> for anxiety and depression in Nepalese population: a secondary analysis of data from Nepal Demographic and Health Survey 2022. </w:t>
          </w:r>
          <w:r w:rsidRPr="001F5262">
            <w:rPr>
              <w:rFonts w:ascii="Times New Roman" w:eastAsia="Times New Roman" w:hAnsi="Times New Roman" w:cs="Times New Roman"/>
              <w:i/>
              <w:iCs/>
              <w:color w:val="000000"/>
              <w:sz w:val="22"/>
            </w:rPr>
            <w:t>BMJ Open</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14</w:t>
          </w:r>
          <w:r w:rsidRPr="001F5262">
            <w:rPr>
              <w:rFonts w:ascii="Times New Roman" w:eastAsia="Times New Roman" w:hAnsi="Times New Roman" w:cs="Times New Roman"/>
              <w:color w:val="000000"/>
              <w:sz w:val="22"/>
            </w:rPr>
            <w:t>(8). https://doi.org/10.1136/bmjopen-2023-078582</w:t>
          </w:r>
        </w:p>
        <w:p w14:paraId="538CC9BD" w14:textId="77777777" w:rsidR="001F5262" w:rsidRPr="001F5262" w:rsidRDefault="001F5262">
          <w:pPr>
            <w:autoSpaceDE w:val="0"/>
            <w:autoSpaceDN w:val="0"/>
            <w:ind w:hanging="480"/>
            <w:divId w:val="506946549"/>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Patel, V., Saxena, S., Lund, C., Thornicroft, G., Baingana, F., Bolton, P., Chisholm, D., Collins, P. Y., Cooper, J. L., Eaton, J., Herrman, H., </w:t>
          </w:r>
          <w:proofErr w:type="spellStart"/>
          <w:r w:rsidRPr="001F5262">
            <w:rPr>
              <w:rFonts w:ascii="Times New Roman" w:eastAsia="Times New Roman" w:hAnsi="Times New Roman" w:cs="Times New Roman"/>
              <w:color w:val="000000"/>
              <w:sz w:val="22"/>
            </w:rPr>
            <w:t>Herzallah</w:t>
          </w:r>
          <w:proofErr w:type="spellEnd"/>
          <w:r w:rsidRPr="001F5262">
            <w:rPr>
              <w:rFonts w:ascii="Times New Roman" w:eastAsia="Times New Roman" w:hAnsi="Times New Roman" w:cs="Times New Roman"/>
              <w:color w:val="000000"/>
              <w:sz w:val="22"/>
            </w:rPr>
            <w:t xml:space="preserve">, M. M., Huang, Y., Jordans, M. J. D., Kleinman, A., Medina-Mora, M. E., Morgan, E., Niaz, U., </w:t>
          </w:r>
          <w:proofErr w:type="spellStart"/>
          <w:r w:rsidRPr="001F5262">
            <w:rPr>
              <w:rFonts w:ascii="Times New Roman" w:eastAsia="Times New Roman" w:hAnsi="Times New Roman" w:cs="Times New Roman"/>
              <w:color w:val="000000"/>
              <w:sz w:val="22"/>
            </w:rPr>
            <w:t>Omigbodun</w:t>
          </w:r>
          <w:proofErr w:type="spellEnd"/>
          <w:r w:rsidRPr="001F5262">
            <w:rPr>
              <w:rFonts w:ascii="Times New Roman" w:eastAsia="Times New Roman" w:hAnsi="Times New Roman" w:cs="Times New Roman"/>
              <w:color w:val="000000"/>
              <w:sz w:val="22"/>
            </w:rPr>
            <w:t xml:space="preserve">, O., … </w:t>
          </w:r>
          <w:proofErr w:type="spellStart"/>
          <w:r w:rsidRPr="001F5262">
            <w:rPr>
              <w:rFonts w:ascii="Times New Roman" w:eastAsia="Times New Roman" w:hAnsi="Times New Roman" w:cs="Times New Roman"/>
              <w:color w:val="000000"/>
              <w:sz w:val="22"/>
            </w:rPr>
            <w:t>UnÜtzer</w:t>
          </w:r>
          <w:proofErr w:type="spellEnd"/>
          <w:r w:rsidRPr="001F5262">
            <w:rPr>
              <w:rFonts w:ascii="Times New Roman" w:eastAsia="Times New Roman" w:hAnsi="Times New Roman" w:cs="Times New Roman"/>
              <w:color w:val="000000"/>
              <w:sz w:val="22"/>
            </w:rPr>
            <w:t xml:space="preserve">, </w:t>
          </w:r>
          <w:proofErr w:type="spellStart"/>
          <w:r w:rsidRPr="001F5262">
            <w:rPr>
              <w:rFonts w:ascii="Times New Roman" w:eastAsia="Times New Roman" w:hAnsi="Times New Roman" w:cs="Times New Roman"/>
              <w:color w:val="000000"/>
              <w:sz w:val="22"/>
            </w:rPr>
            <w:t>Jü</w:t>
          </w:r>
          <w:proofErr w:type="spellEnd"/>
          <w:r w:rsidRPr="001F5262">
            <w:rPr>
              <w:rFonts w:ascii="Times New Roman" w:eastAsia="Times New Roman" w:hAnsi="Times New Roman" w:cs="Times New Roman"/>
              <w:color w:val="000000"/>
              <w:sz w:val="22"/>
            </w:rPr>
            <w:t xml:space="preserve">. (2018a). The Lancet Commission on global mental health and sustainable development. In </w:t>
          </w:r>
          <w:r w:rsidRPr="001F5262">
            <w:rPr>
              <w:rFonts w:ascii="Times New Roman" w:eastAsia="Times New Roman" w:hAnsi="Times New Roman" w:cs="Times New Roman"/>
              <w:i/>
              <w:iCs/>
              <w:color w:val="000000"/>
              <w:sz w:val="22"/>
            </w:rPr>
            <w:t>The Lancet</w:t>
          </w:r>
          <w:r w:rsidRPr="001F5262">
            <w:rPr>
              <w:rFonts w:ascii="Times New Roman" w:eastAsia="Times New Roman" w:hAnsi="Times New Roman" w:cs="Times New Roman"/>
              <w:color w:val="000000"/>
              <w:sz w:val="22"/>
            </w:rPr>
            <w:t xml:space="preserve"> (Vol. 392, Number 10157, pp. 1553–1598). Lancet Publishing Group. https://doi.org/10.1016/S0140-6736(18)31612-X</w:t>
          </w:r>
        </w:p>
        <w:p w14:paraId="5B244B7F" w14:textId="77777777" w:rsidR="001F5262" w:rsidRPr="001F5262" w:rsidRDefault="001F5262">
          <w:pPr>
            <w:autoSpaceDE w:val="0"/>
            <w:autoSpaceDN w:val="0"/>
            <w:ind w:hanging="480"/>
            <w:divId w:val="1208184013"/>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Patel, V., Saxena, S., Lund, C., Thornicroft, G., Baingana, F., Bolton, P., Chisholm, D., Collins, P. Y., Cooper, J. L., Eaton, J., Herrman, H., </w:t>
          </w:r>
          <w:proofErr w:type="spellStart"/>
          <w:r w:rsidRPr="001F5262">
            <w:rPr>
              <w:rFonts w:ascii="Times New Roman" w:eastAsia="Times New Roman" w:hAnsi="Times New Roman" w:cs="Times New Roman"/>
              <w:color w:val="000000"/>
              <w:sz w:val="22"/>
            </w:rPr>
            <w:t>Herzallah</w:t>
          </w:r>
          <w:proofErr w:type="spellEnd"/>
          <w:r w:rsidRPr="001F5262">
            <w:rPr>
              <w:rFonts w:ascii="Times New Roman" w:eastAsia="Times New Roman" w:hAnsi="Times New Roman" w:cs="Times New Roman"/>
              <w:color w:val="000000"/>
              <w:sz w:val="22"/>
            </w:rPr>
            <w:t xml:space="preserve">, M. M., Huang, Y., Jordans, M. J. D., Kleinman, A., Medina-Mora, M. E., Morgan, E., Niaz, U., </w:t>
          </w:r>
          <w:proofErr w:type="spellStart"/>
          <w:r w:rsidRPr="001F5262">
            <w:rPr>
              <w:rFonts w:ascii="Times New Roman" w:eastAsia="Times New Roman" w:hAnsi="Times New Roman" w:cs="Times New Roman"/>
              <w:color w:val="000000"/>
              <w:sz w:val="22"/>
            </w:rPr>
            <w:t>Omigbodun</w:t>
          </w:r>
          <w:proofErr w:type="spellEnd"/>
          <w:r w:rsidRPr="001F5262">
            <w:rPr>
              <w:rFonts w:ascii="Times New Roman" w:eastAsia="Times New Roman" w:hAnsi="Times New Roman" w:cs="Times New Roman"/>
              <w:color w:val="000000"/>
              <w:sz w:val="22"/>
            </w:rPr>
            <w:t xml:space="preserve">, O., … </w:t>
          </w:r>
          <w:proofErr w:type="spellStart"/>
          <w:r w:rsidRPr="001F5262">
            <w:rPr>
              <w:rFonts w:ascii="Times New Roman" w:eastAsia="Times New Roman" w:hAnsi="Times New Roman" w:cs="Times New Roman"/>
              <w:color w:val="000000"/>
              <w:sz w:val="22"/>
            </w:rPr>
            <w:t>UnÜtzer</w:t>
          </w:r>
          <w:proofErr w:type="spellEnd"/>
          <w:r w:rsidRPr="001F5262">
            <w:rPr>
              <w:rFonts w:ascii="Times New Roman" w:eastAsia="Times New Roman" w:hAnsi="Times New Roman" w:cs="Times New Roman"/>
              <w:color w:val="000000"/>
              <w:sz w:val="22"/>
            </w:rPr>
            <w:t xml:space="preserve">, </w:t>
          </w:r>
          <w:proofErr w:type="spellStart"/>
          <w:r w:rsidRPr="001F5262">
            <w:rPr>
              <w:rFonts w:ascii="Times New Roman" w:eastAsia="Times New Roman" w:hAnsi="Times New Roman" w:cs="Times New Roman"/>
              <w:color w:val="000000"/>
              <w:sz w:val="22"/>
            </w:rPr>
            <w:t>Jü</w:t>
          </w:r>
          <w:proofErr w:type="spellEnd"/>
          <w:r w:rsidRPr="001F5262">
            <w:rPr>
              <w:rFonts w:ascii="Times New Roman" w:eastAsia="Times New Roman" w:hAnsi="Times New Roman" w:cs="Times New Roman"/>
              <w:color w:val="000000"/>
              <w:sz w:val="22"/>
            </w:rPr>
            <w:t xml:space="preserve">. (2018b). The Lancet Commission on global mental health and sustainable development. In </w:t>
          </w:r>
          <w:r w:rsidRPr="001F5262">
            <w:rPr>
              <w:rFonts w:ascii="Times New Roman" w:eastAsia="Times New Roman" w:hAnsi="Times New Roman" w:cs="Times New Roman"/>
              <w:i/>
              <w:iCs/>
              <w:color w:val="000000"/>
              <w:sz w:val="22"/>
            </w:rPr>
            <w:t>The Lancet</w:t>
          </w:r>
          <w:r w:rsidRPr="001F5262">
            <w:rPr>
              <w:rFonts w:ascii="Times New Roman" w:eastAsia="Times New Roman" w:hAnsi="Times New Roman" w:cs="Times New Roman"/>
              <w:color w:val="000000"/>
              <w:sz w:val="22"/>
            </w:rPr>
            <w:t xml:space="preserve"> (Vol. 392, Number 10157, pp. 1553–1598). Lancet Publishing Group. https://doi.org/10.1016/S0140-6736(18)31612-X</w:t>
          </w:r>
        </w:p>
        <w:p w14:paraId="1A71404C" w14:textId="77777777" w:rsidR="001F5262" w:rsidRPr="001F5262" w:rsidRDefault="001F5262">
          <w:pPr>
            <w:autoSpaceDE w:val="0"/>
            <w:autoSpaceDN w:val="0"/>
            <w:ind w:hanging="480"/>
            <w:divId w:val="105663461"/>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Quenby, S., Gallos, I. D., Dhillon-Smith, R. K., Podesek, M., Stephenson, M. D., Fisher, J., </w:t>
          </w:r>
          <w:proofErr w:type="spellStart"/>
          <w:r w:rsidRPr="001F5262">
            <w:rPr>
              <w:rFonts w:ascii="Times New Roman" w:eastAsia="Times New Roman" w:hAnsi="Times New Roman" w:cs="Times New Roman"/>
              <w:color w:val="000000"/>
              <w:sz w:val="22"/>
            </w:rPr>
            <w:t>Brosens</w:t>
          </w:r>
          <w:proofErr w:type="spellEnd"/>
          <w:r w:rsidRPr="001F5262">
            <w:rPr>
              <w:rFonts w:ascii="Times New Roman" w:eastAsia="Times New Roman" w:hAnsi="Times New Roman" w:cs="Times New Roman"/>
              <w:color w:val="000000"/>
              <w:sz w:val="22"/>
            </w:rPr>
            <w:t xml:space="preserve">, J. J., Brewin, J., </w:t>
          </w:r>
          <w:proofErr w:type="spellStart"/>
          <w:r w:rsidRPr="001F5262">
            <w:rPr>
              <w:rFonts w:ascii="Times New Roman" w:eastAsia="Times New Roman" w:hAnsi="Times New Roman" w:cs="Times New Roman"/>
              <w:color w:val="000000"/>
              <w:sz w:val="22"/>
            </w:rPr>
            <w:t>Ramhorst</w:t>
          </w:r>
          <w:proofErr w:type="spellEnd"/>
          <w:r w:rsidRPr="001F5262">
            <w:rPr>
              <w:rFonts w:ascii="Times New Roman" w:eastAsia="Times New Roman" w:hAnsi="Times New Roman" w:cs="Times New Roman"/>
              <w:color w:val="000000"/>
              <w:sz w:val="22"/>
            </w:rPr>
            <w:t>, R., Lucas, E. S., McCoy, R. C., Anderson, R., Daher, S., Regan, L., Al-</w:t>
          </w:r>
          <w:proofErr w:type="spellStart"/>
          <w:r w:rsidRPr="001F5262">
            <w:rPr>
              <w:rFonts w:ascii="Times New Roman" w:eastAsia="Times New Roman" w:hAnsi="Times New Roman" w:cs="Times New Roman"/>
              <w:color w:val="000000"/>
              <w:sz w:val="22"/>
            </w:rPr>
            <w:t>Memar</w:t>
          </w:r>
          <w:proofErr w:type="spellEnd"/>
          <w:r w:rsidRPr="001F5262">
            <w:rPr>
              <w:rFonts w:ascii="Times New Roman" w:eastAsia="Times New Roman" w:hAnsi="Times New Roman" w:cs="Times New Roman"/>
              <w:color w:val="000000"/>
              <w:sz w:val="22"/>
            </w:rPr>
            <w:t xml:space="preserve">, M., Bourne, T., MacIntyre, D. A., Rai, R., Christiansen, O. B., … Coomarasamy, A. (2021). Miscarriage matters: the epidemiological, physical, psychological, and economic costs of early pregnancy loss. In </w:t>
          </w:r>
          <w:r w:rsidRPr="001F5262">
            <w:rPr>
              <w:rFonts w:ascii="Times New Roman" w:eastAsia="Times New Roman" w:hAnsi="Times New Roman" w:cs="Times New Roman"/>
              <w:i/>
              <w:iCs/>
              <w:color w:val="000000"/>
              <w:sz w:val="22"/>
            </w:rPr>
            <w:t>The Lancet</w:t>
          </w:r>
          <w:r w:rsidRPr="001F5262">
            <w:rPr>
              <w:rFonts w:ascii="Times New Roman" w:eastAsia="Times New Roman" w:hAnsi="Times New Roman" w:cs="Times New Roman"/>
              <w:color w:val="000000"/>
              <w:sz w:val="22"/>
            </w:rPr>
            <w:t xml:space="preserve"> (Vol. 397, Number 10285, pp. 1658–1667). Elsevier B.V. https://doi.org/10.1016/S0140-6736(21)00682-6</w:t>
          </w:r>
        </w:p>
        <w:p w14:paraId="05BC7270" w14:textId="77777777" w:rsidR="001F5262" w:rsidRPr="001F5262" w:rsidRDefault="001F5262">
          <w:pPr>
            <w:autoSpaceDE w:val="0"/>
            <w:autoSpaceDN w:val="0"/>
            <w:ind w:hanging="480"/>
            <w:divId w:val="286278728"/>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Rahman, T., Gasbarro, D., Alam, K., &amp; Alam, K. (2024). Rural‒urban disparities in household catastrophic health expenditure in Bangladesh: a multivariate decomposition analysis. </w:t>
          </w:r>
          <w:r w:rsidRPr="001F5262">
            <w:rPr>
              <w:rFonts w:ascii="Times New Roman" w:eastAsia="Times New Roman" w:hAnsi="Times New Roman" w:cs="Times New Roman"/>
              <w:i/>
              <w:iCs/>
              <w:color w:val="000000"/>
              <w:sz w:val="22"/>
            </w:rPr>
            <w:t>International Journal for Equity in Health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23</w:t>
          </w:r>
          <w:r w:rsidRPr="001F5262">
            <w:rPr>
              <w:rFonts w:ascii="Times New Roman" w:eastAsia="Times New Roman" w:hAnsi="Times New Roman" w:cs="Times New Roman"/>
              <w:color w:val="000000"/>
              <w:sz w:val="22"/>
            </w:rPr>
            <w:t>(1). https://doi.org/10.1186/s12939-024-02125-3</w:t>
          </w:r>
        </w:p>
        <w:p w14:paraId="297EE976" w14:textId="77777777" w:rsidR="001F5262" w:rsidRPr="001F5262" w:rsidRDefault="001F5262">
          <w:pPr>
            <w:autoSpaceDE w:val="0"/>
            <w:autoSpaceDN w:val="0"/>
            <w:ind w:hanging="480"/>
            <w:divId w:val="1551259781"/>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Raz, S., Rahman, M. S., Aktar, B., &amp; Rashid, S. F. (2025). Women’s household decision-making autonomy in low economic settlements in Bangladesh: Evidence from a cross-sectional study, 2022? </w:t>
          </w:r>
          <w:r w:rsidRPr="001F5262">
            <w:rPr>
              <w:rFonts w:ascii="Times New Roman" w:eastAsia="Times New Roman" w:hAnsi="Times New Roman" w:cs="Times New Roman"/>
              <w:i/>
              <w:iCs/>
              <w:color w:val="000000"/>
              <w:sz w:val="22"/>
            </w:rPr>
            <w:t>Women’s Studies International Forum</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113</w:t>
          </w:r>
          <w:r w:rsidRPr="001F5262">
            <w:rPr>
              <w:rFonts w:ascii="Times New Roman" w:eastAsia="Times New Roman" w:hAnsi="Times New Roman" w:cs="Times New Roman"/>
              <w:color w:val="000000"/>
              <w:sz w:val="22"/>
            </w:rPr>
            <w:t>. https://doi.org/10.1016/j.wsif.2025.103181</w:t>
          </w:r>
        </w:p>
        <w:p w14:paraId="04CF253E" w14:textId="77777777" w:rsidR="001F5262" w:rsidRPr="001F5262" w:rsidRDefault="001F5262">
          <w:pPr>
            <w:autoSpaceDE w:val="0"/>
            <w:autoSpaceDN w:val="0"/>
            <w:ind w:hanging="480"/>
            <w:divId w:val="1356615194"/>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Russell, L. B., Sobanjo-ter Meulen, A., &amp; Toscano, C. M. (2021). Evaluating the cost-effectiveness of maternal pertussis immunization in low- and middle-income countries: A review of lessons learnt. In </w:t>
          </w:r>
          <w:r w:rsidRPr="001F5262">
            <w:rPr>
              <w:rFonts w:ascii="Times New Roman" w:eastAsia="Times New Roman" w:hAnsi="Times New Roman" w:cs="Times New Roman"/>
              <w:i/>
              <w:iCs/>
              <w:color w:val="000000"/>
              <w:sz w:val="22"/>
            </w:rPr>
            <w:t>Vaccine</w:t>
          </w:r>
          <w:r w:rsidRPr="001F5262">
            <w:rPr>
              <w:rFonts w:ascii="Times New Roman" w:eastAsia="Times New Roman" w:hAnsi="Times New Roman" w:cs="Times New Roman"/>
              <w:color w:val="000000"/>
              <w:sz w:val="22"/>
            </w:rPr>
            <w:t xml:space="preserve"> (Vol. 39, Number 1, pp. 121–124). Elsevier Ltd. https://doi.org/10.1016/j.vaccine.2020.10.054</w:t>
          </w:r>
        </w:p>
        <w:p w14:paraId="19D4790B" w14:textId="77777777" w:rsidR="001F5262" w:rsidRPr="001F5262" w:rsidRDefault="001F5262">
          <w:pPr>
            <w:autoSpaceDE w:val="0"/>
            <w:autoSpaceDN w:val="0"/>
            <w:ind w:hanging="480"/>
            <w:divId w:val="1707947973"/>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lastRenderedPageBreak/>
            <w:t xml:space="preserve">Tamanna, T., &amp; Mahmud, S. (2025). Applying machine learning to predict quality ANC determinants in Bangladesh: a BDHS-2022 cross-sectional study. </w:t>
          </w:r>
          <w:r w:rsidRPr="001F5262">
            <w:rPr>
              <w:rFonts w:ascii="Times New Roman" w:eastAsia="Times New Roman" w:hAnsi="Times New Roman" w:cs="Times New Roman"/>
              <w:i/>
              <w:iCs/>
              <w:color w:val="000000"/>
              <w:sz w:val="22"/>
            </w:rPr>
            <w:t>Scientific Reports</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15</w:t>
          </w:r>
          <w:r w:rsidRPr="001F5262">
            <w:rPr>
              <w:rFonts w:ascii="Times New Roman" w:eastAsia="Times New Roman" w:hAnsi="Times New Roman" w:cs="Times New Roman"/>
              <w:color w:val="000000"/>
              <w:sz w:val="22"/>
            </w:rPr>
            <w:t>(1). https://doi.org/10.1038/s41598-025-21411-w</w:t>
          </w:r>
        </w:p>
        <w:p w14:paraId="07345359" w14:textId="77777777" w:rsidR="001F5262" w:rsidRPr="001F5262" w:rsidRDefault="001F5262">
          <w:pPr>
            <w:autoSpaceDE w:val="0"/>
            <w:autoSpaceDN w:val="0"/>
            <w:ind w:hanging="480"/>
            <w:divId w:val="1845700616"/>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Tamanna, T., Mahmud, S., Salma, N., Hossain, M. M., &amp; Karim, M. R. (2025). Identifying determinants of malnutrition in under-five children in Bangladesh: insights from the BDHS-2022 cross-sectional study. </w:t>
          </w:r>
          <w:r w:rsidRPr="001F5262">
            <w:rPr>
              <w:rFonts w:ascii="Times New Roman" w:eastAsia="Times New Roman" w:hAnsi="Times New Roman" w:cs="Times New Roman"/>
              <w:i/>
              <w:iCs/>
              <w:color w:val="000000"/>
              <w:sz w:val="22"/>
            </w:rPr>
            <w:t>Scientific Reports</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15</w:t>
          </w:r>
          <w:r w:rsidRPr="001F5262">
            <w:rPr>
              <w:rFonts w:ascii="Times New Roman" w:eastAsia="Times New Roman" w:hAnsi="Times New Roman" w:cs="Times New Roman"/>
              <w:color w:val="000000"/>
              <w:sz w:val="22"/>
            </w:rPr>
            <w:t>(1). https://doi.org/10.1038/s41598-025-99288-y</w:t>
          </w:r>
        </w:p>
        <w:p w14:paraId="7D6E2138" w14:textId="77777777" w:rsidR="001F5262" w:rsidRPr="001F5262" w:rsidRDefault="001F5262">
          <w:pPr>
            <w:autoSpaceDE w:val="0"/>
            <w:autoSpaceDN w:val="0"/>
            <w:ind w:hanging="480"/>
            <w:divId w:val="689449649"/>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The Lancet. (2025). Empowering women during childbirth. In </w:t>
          </w:r>
          <w:r w:rsidRPr="001F5262">
            <w:rPr>
              <w:rFonts w:ascii="Times New Roman" w:eastAsia="Times New Roman" w:hAnsi="Times New Roman" w:cs="Times New Roman"/>
              <w:i/>
              <w:iCs/>
              <w:color w:val="000000"/>
              <w:sz w:val="22"/>
            </w:rPr>
            <w:t>The Lancet</w:t>
          </w:r>
          <w:r w:rsidRPr="001F5262">
            <w:rPr>
              <w:rFonts w:ascii="Times New Roman" w:eastAsia="Times New Roman" w:hAnsi="Times New Roman" w:cs="Times New Roman"/>
              <w:color w:val="000000"/>
              <w:sz w:val="22"/>
            </w:rPr>
            <w:t xml:space="preserve"> (Vol. 406, Number 10498, p. 1). Elsevier B.V. https://doi.org/10.1016/S0140-6736(25)01382-0</w:t>
          </w:r>
        </w:p>
        <w:p w14:paraId="04FD61C6" w14:textId="77777777" w:rsidR="001F5262" w:rsidRPr="001F5262" w:rsidRDefault="001F5262">
          <w:pPr>
            <w:autoSpaceDE w:val="0"/>
            <w:autoSpaceDN w:val="0"/>
            <w:ind w:hanging="480"/>
            <w:divId w:val="1728215268"/>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Thibaut, F., &amp; </w:t>
          </w:r>
          <w:proofErr w:type="spellStart"/>
          <w:r w:rsidRPr="001F5262">
            <w:rPr>
              <w:rFonts w:ascii="Times New Roman" w:eastAsia="Times New Roman" w:hAnsi="Times New Roman" w:cs="Times New Roman"/>
              <w:color w:val="000000"/>
              <w:sz w:val="22"/>
            </w:rPr>
            <w:t>ELNahas</w:t>
          </w:r>
          <w:proofErr w:type="spellEnd"/>
          <w:r w:rsidRPr="001F5262">
            <w:rPr>
              <w:rFonts w:ascii="Times New Roman" w:eastAsia="Times New Roman" w:hAnsi="Times New Roman" w:cs="Times New Roman"/>
              <w:color w:val="000000"/>
              <w:sz w:val="22"/>
            </w:rPr>
            <w:t xml:space="preserve">, G. (2023). Women’s Mental Health and Lessons Learnt from the COVID-19 Pandemic. In </w:t>
          </w:r>
          <w:r w:rsidRPr="001F5262">
            <w:rPr>
              <w:rFonts w:ascii="Times New Roman" w:eastAsia="Times New Roman" w:hAnsi="Times New Roman" w:cs="Times New Roman"/>
              <w:i/>
              <w:iCs/>
              <w:color w:val="000000"/>
              <w:sz w:val="22"/>
            </w:rPr>
            <w:t>Psychiatric Clinics of North America</w:t>
          </w:r>
          <w:r w:rsidRPr="001F5262">
            <w:rPr>
              <w:rFonts w:ascii="Times New Roman" w:eastAsia="Times New Roman" w:hAnsi="Times New Roman" w:cs="Times New Roman"/>
              <w:color w:val="000000"/>
              <w:sz w:val="22"/>
            </w:rPr>
            <w:t xml:space="preserve"> (Vol. 46, Number 3, pp. 415–426). W.B. Saunders. https://doi.org/10.1016/j.psc.2023.04.001</w:t>
          </w:r>
        </w:p>
        <w:p w14:paraId="079CA94C" w14:textId="77777777" w:rsidR="001F5262" w:rsidRPr="001F5262" w:rsidRDefault="001F5262">
          <w:pPr>
            <w:autoSpaceDE w:val="0"/>
            <w:autoSpaceDN w:val="0"/>
            <w:ind w:hanging="480"/>
            <w:divId w:val="48960390"/>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Viens, L. J., Clouston, S., &amp; Messina, C. R. (2016). Women’s autonomy and cervical cancer screening in the Lesotho Demographic and Health Survey 2009. </w:t>
          </w:r>
          <w:r w:rsidRPr="001F5262">
            <w:rPr>
              <w:rFonts w:ascii="Times New Roman" w:eastAsia="Times New Roman" w:hAnsi="Times New Roman" w:cs="Times New Roman"/>
              <w:i/>
              <w:iCs/>
              <w:color w:val="000000"/>
              <w:sz w:val="22"/>
            </w:rPr>
            <w:t>Social Science and Medicine</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150</w:t>
          </w:r>
          <w:r w:rsidRPr="001F5262">
            <w:rPr>
              <w:rFonts w:ascii="Times New Roman" w:eastAsia="Times New Roman" w:hAnsi="Times New Roman" w:cs="Times New Roman"/>
              <w:color w:val="000000"/>
              <w:sz w:val="22"/>
            </w:rPr>
            <w:t>, 23–30. https://doi.org/10.1016/j.socscimed.2015.12.009</w:t>
          </w:r>
        </w:p>
        <w:p w14:paraId="20177D36" w14:textId="77777777" w:rsidR="001F5262" w:rsidRPr="001F5262" w:rsidRDefault="001F5262">
          <w:pPr>
            <w:autoSpaceDE w:val="0"/>
            <w:autoSpaceDN w:val="0"/>
            <w:ind w:hanging="480"/>
            <w:divId w:val="293491887"/>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Westby, C. L., Erlandsen, A. R., Nilsen, S. A., Visted, E., &amp; Thimm, J. C. (2021). Depression, anxiety, PTSD, and OCD after stillbirth: a systematic review. </w:t>
          </w:r>
          <w:r w:rsidRPr="001F5262">
            <w:rPr>
              <w:rFonts w:ascii="Times New Roman" w:eastAsia="Times New Roman" w:hAnsi="Times New Roman" w:cs="Times New Roman"/>
              <w:i/>
              <w:iCs/>
              <w:color w:val="000000"/>
              <w:sz w:val="22"/>
            </w:rPr>
            <w:t>BMC Pregnancy and Childbirth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21</w:t>
          </w:r>
          <w:r w:rsidRPr="001F5262">
            <w:rPr>
              <w:rFonts w:ascii="Times New Roman" w:eastAsia="Times New Roman" w:hAnsi="Times New Roman" w:cs="Times New Roman"/>
              <w:color w:val="000000"/>
              <w:sz w:val="22"/>
            </w:rPr>
            <w:t>(1). https://doi.org/10.1186/s12884-021-04254-x</w:t>
          </w:r>
        </w:p>
        <w:p w14:paraId="402B47B9" w14:textId="77777777" w:rsidR="001F5262" w:rsidRPr="001F5262" w:rsidRDefault="001F5262">
          <w:pPr>
            <w:autoSpaceDE w:val="0"/>
            <w:autoSpaceDN w:val="0"/>
            <w:ind w:hanging="480"/>
            <w:divId w:val="2105106273"/>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Zhang, Y., Augusto, O., Ásbjörnsdóttir, K., Akullian, A., Cumbe, V., Rao, D., Gimbel, S., Sherr, K., Wagenaar, B. H., Manuel, J. L., Hicks, L., </w:t>
          </w:r>
          <w:proofErr w:type="spellStart"/>
          <w:r w:rsidRPr="001F5262">
            <w:rPr>
              <w:rFonts w:ascii="Times New Roman" w:eastAsia="Times New Roman" w:hAnsi="Times New Roman" w:cs="Times New Roman"/>
              <w:color w:val="000000"/>
              <w:sz w:val="22"/>
            </w:rPr>
            <w:t>Mahumane</w:t>
          </w:r>
          <w:proofErr w:type="spellEnd"/>
          <w:r w:rsidRPr="001F5262">
            <w:rPr>
              <w:rFonts w:ascii="Times New Roman" w:eastAsia="Times New Roman" w:hAnsi="Times New Roman" w:cs="Times New Roman"/>
              <w:color w:val="000000"/>
              <w:sz w:val="22"/>
            </w:rPr>
            <w:t xml:space="preserve">, A., Pfeiffer, J., Gloyd, S., </w:t>
          </w:r>
          <w:proofErr w:type="spellStart"/>
          <w:r w:rsidRPr="001F5262">
            <w:rPr>
              <w:rFonts w:ascii="Times New Roman" w:eastAsia="Times New Roman" w:hAnsi="Times New Roman" w:cs="Times New Roman"/>
              <w:color w:val="000000"/>
              <w:sz w:val="22"/>
            </w:rPr>
            <w:t>Cuembelo</w:t>
          </w:r>
          <w:proofErr w:type="spellEnd"/>
          <w:r w:rsidRPr="001F5262">
            <w:rPr>
              <w:rFonts w:ascii="Times New Roman" w:eastAsia="Times New Roman" w:hAnsi="Times New Roman" w:cs="Times New Roman"/>
              <w:color w:val="000000"/>
              <w:sz w:val="22"/>
            </w:rPr>
            <w:t xml:space="preserve">, F., Nhumba, M., </w:t>
          </w:r>
          <w:proofErr w:type="spellStart"/>
          <w:r w:rsidRPr="001F5262">
            <w:rPr>
              <w:rFonts w:ascii="Times New Roman" w:eastAsia="Times New Roman" w:hAnsi="Times New Roman" w:cs="Times New Roman"/>
              <w:color w:val="000000"/>
              <w:sz w:val="22"/>
            </w:rPr>
            <w:t>Lequechane</w:t>
          </w:r>
          <w:proofErr w:type="spellEnd"/>
          <w:r w:rsidRPr="001F5262">
            <w:rPr>
              <w:rFonts w:ascii="Times New Roman" w:eastAsia="Times New Roman" w:hAnsi="Times New Roman" w:cs="Times New Roman"/>
              <w:color w:val="000000"/>
              <w:sz w:val="22"/>
            </w:rPr>
            <w:t xml:space="preserve">, J., </w:t>
          </w:r>
          <w:proofErr w:type="spellStart"/>
          <w:r w:rsidRPr="001F5262">
            <w:rPr>
              <w:rFonts w:ascii="Times New Roman" w:eastAsia="Times New Roman" w:hAnsi="Times New Roman" w:cs="Times New Roman"/>
              <w:color w:val="000000"/>
              <w:sz w:val="22"/>
            </w:rPr>
            <w:t>Covele</w:t>
          </w:r>
          <w:proofErr w:type="spellEnd"/>
          <w:r w:rsidRPr="001F5262">
            <w:rPr>
              <w:rFonts w:ascii="Times New Roman" w:eastAsia="Times New Roman" w:hAnsi="Times New Roman" w:cs="Times New Roman"/>
              <w:color w:val="000000"/>
              <w:sz w:val="22"/>
            </w:rPr>
            <w:t xml:space="preserve">, A., Napua, M., … Michel, C. (2019). Geographic distribution and determinants of mental health stigma in central Mozambique. </w:t>
          </w:r>
          <w:r w:rsidRPr="001F5262">
            <w:rPr>
              <w:rFonts w:ascii="Times New Roman" w:eastAsia="Times New Roman" w:hAnsi="Times New Roman" w:cs="Times New Roman"/>
              <w:i/>
              <w:iCs/>
              <w:color w:val="000000"/>
              <w:sz w:val="22"/>
            </w:rPr>
            <w:t>Social Psychiatry and Psychiatric Epidemiology</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54</w:t>
          </w:r>
          <w:r w:rsidRPr="001F5262">
            <w:rPr>
              <w:rFonts w:ascii="Times New Roman" w:eastAsia="Times New Roman" w:hAnsi="Times New Roman" w:cs="Times New Roman"/>
              <w:color w:val="000000"/>
              <w:sz w:val="22"/>
            </w:rPr>
            <w:t>(11), 1391–1410. https://doi.org/10.1007/s00127-019-01708-8</w:t>
          </w:r>
        </w:p>
        <w:p w14:paraId="576B6C82" w14:textId="77777777" w:rsidR="001F5262" w:rsidRPr="001F5262" w:rsidRDefault="001F5262">
          <w:pPr>
            <w:autoSpaceDE w:val="0"/>
            <w:autoSpaceDN w:val="0"/>
            <w:ind w:hanging="480"/>
            <w:divId w:val="1524707881"/>
            <w:rPr>
              <w:rFonts w:ascii="Times New Roman" w:eastAsia="Times New Roman" w:hAnsi="Times New Roman" w:cs="Times New Roman"/>
              <w:color w:val="000000"/>
              <w:sz w:val="22"/>
            </w:rPr>
          </w:pPr>
          <w:r w:rsidRPr="001F5262">
            <w:rPr>
              <w:rFonts w:ascii="Times New Roman" w:eastAsia="Times New Roman" w:hAnsi="Times New Roman" w:cs="Times New Roman"/>
              <w:color w:val="000000"/>
              <w:sz w:val="22"/>
            </w:rPr>
            <w:t xml:space="preserve">Zoha, S., Alam, S., Sifat, I. K., Sultana, N., &amp; Kibria, M. K. (2025). Identifying determinants and predicting cesarean section delivery among Bangladeshi women using machine learning: Insight from BDHS 2022 Data. </w:t>
          </w:r>
          <w:r w:rsidRPr="001F5262">
            <w:rPr>
              <w:rFonts w:ascii="Times New Roman" w:eastAsia="Times New Roman" w:hAnsi="Times New Roman" w:cs="Times New Roman"/>
              <w:i/>
              <w:iCs/>
              <w:color w:val="000000"/>
              <w:sz w:val="22"/>
            </w:rPr>
            <w:t>PLOS Global Public Health</w:t>
          </w:r>
          <w:r w:rsidRPr="001F5262">
            <w:rPr>
              <w:rFonts w:ascii="Times New Roman" w:eastAsia="Times New Roman" w:hAnsi="Times New Roman" w:cs="Times New Roman"/>
              <w:color w:val="000000"/>
              <w:sz w:val="22"/>
            </w:rPr>
            <w:t xml:space="preserve">, </w:t>
          </w:r>
          <w:r w:rsidRPr="001F5262">
            <w:rPr>
              <w:rFonts w:ascii="Times New Roman" w:eastAsia="Times New Roman" w:hAnsi="Times New Roman" w:cs="Times New Roman"/>
              <w:i/>
              <w:iCs/>
              <w:color w:val="000000"/>
              <w:sz w:val="22"/>
            </w:rPr>
            <w:t>5</w:t>
          </w:r>
          <w:r w:rsidRPr="001F5262">
            <w:rPr>
              <w:rFonts w:ascii="Times New Roman" w:eastAsia="Times New Roman" w:hAnsi="Times New Roman" w:cs="Times New Roman"/>
              <w:color w:val="000000"/>
              <w:sz w:val="22"/>
            </w:rPr>
            <w:t>(11 November). https://doi.org/10.1371/journal.pgph.0005494</w:t>
          </w:r>
        </w:p>
        <w:p w14:paraId="04A86D10" w14:textId="4F2E8B12" w:rsidR="00CD1BD0" w:rsidRDefault="001F5262" w:rsidP="00CD1BD0">
          <w:pPr>
            <w:spacing w:line="480" w:lineRule="auto"/>
            <w:jc w:val="both"/>
            <w:rPr>
              <w:rFonts w:ascii="Times New Roman" w:hAnsi="Times New Roman" w:cs="Times New Roman"/>
              <w:color w:val="000000"/>
              <w:sz w:val="22"/>
              <w:szCs w:val="22"/>
            </w:rPr>
          </w:pPr>
          <w:r w:rsidRPr="001F5262">
            <w:rPr>
              <w:rFonts w:ascii="Times New Roman" w:eastAsia="Times New Roman" w:hAnsi="Times New Roman" w:cs="Times New Roman"/>
              <w:color w:val="000000"/>
              <w:sz w:val="22"/>
            </w:rPr>
            <w:t> </w:t>
          </w:r>
        </w:p>
      </w:sdtContent>
    </w:sdt>
    <w:p w14:paraId="60F9E99F" w14:textId="77777777" w:rsidR="00CD1BD0" w:rsidRDefault="00CD1BD0" w:rsidP="00CD1BD0">
      <w:pPr>
        <w:spacing w:line="480" w:lineRule="auto"/>
        <w:jc w:val="both"/>
        <w:rPr>
          <w:rFonts w:ascii="Times New Roman" w:hAnsi="Times New Roman" w:cs="Times New Roman"/>
          <w:color w:val="000000"/>
          <w:sz w:val="22"/>
          <w:szCs w:val="22"/>
        </w:rPr>
      </w:pPr>
    </w:p>
    <w:p w14:paraId="503F6435" w14:textId="77777777" w:rsidR="00CD1BD0" w:rsidRDefault="00CD1BD0" w:rsidP="00CD1BD0">
      <w:pPr>
        <w:spacing w:line="480" w:lineRule="auto"/>
        <w:jc w:val="both"/>
        <w:rPr>
          <w:rFonts w:ascii="Times New Roman" w:hAnsi="Times New Roman" w:cs="Times New Roman"/>
          <w:color w:val="000000"/>
          <w:sz w:val="22"/>
          <w:szCs w:val="22"/>
        </w:rPr>
      </w:pPr>
    </w:p>
    <w:p w14:paraId="1D511271" w14:textId="77777777" w:rsidR="00CD1BD0" w:rsidRDefault="00CD1BD0" w:rsidP="00CD1BD0">
      <w:pPr>
        <w:spacing w:line="480" w:lineRule="auto"/>
        <w:jc w:val="both"/>
        <w:rPr>
          <w:rFonts w:ascii="Times New Roman" w:hAnsi="Times New Roman" w:cs="Times New Roman"/>
          <w:color w:val="000000"/>
          <w:sz w:val="22"/>
          <w:szCs w:val="22"/>
        </w:rPr>
      </w:pPr>
    </w:p>
    <w:p w14:paraId="14EF3FF7" w14:textId="77777777" w:rsidR="00CD1BD0" w:rsidRDefault="00CD1BD0" w:rsidP="00CD1BD0">
      <w:pPr>
        <w:spacing w:line="480" w:lineRule="auto"/>
        <w:jc w:val="both"/>
        <w:rPr>
          <w:rFonts w:ascii="Times New Roman" w:hAnsi="Times New Roman" w:cs="Times New Roman"/>
          <w:color w:val="000000"/>
          <w:sz w:val="22"/>
          <w:szCs w:val="22"/>
        </w:rPr>
      </w:pPr>
    </w:p>
    <w:p w14:paraId="41369B85" w14:textId="77777777" w:rsidR="00CD1BD0" w:rsidRDefault="00CD1BD0" w:rsidP="00CD1BD0">
      <w:pPr>
        <w:spacing w:line="480" w:lineRule="auto"/>
        <w:jc w:val="both"/>
        <w:rPr>
          <w:rFonts w:ascii="Times New Roman" w:hAnsi="Times New Roman" w:cs="Times New Roman"/>
          <w:color w:val="000000"/>
          <w:sz w:val="22"/>
          <w:szCs w:val="22"/>
        </w:rPr>
      </w:pPr>
    </w:p>
    <w:p w14:paraId="5F448349" w14:textId="77777777" w:rsidR="00CD1BD0" w:rsidRDefault="00CD1BD0" w:rsidP="00CD1BD0">
      <w:pPr>
        <w:spacing w:line="480" w:lineRule="auto"/>
        <w:jc w:val="both"/>
        <w:rPr>
          <w:rFonts w:ascii="Times New Roman" w:hAnsi="Times New Roman" w:cs="Times New Roman"/>
          <w:color w:val="000000"/>
          <w:sz w:val="22"/>
          <w:szCs w:val="22"/>
        </w:rPr>
      </w:pPr>
    </w:p>
    <w:p w14:paraId="5071F7A0" w14:textId="77777777" w:rsidR="00CD1BD0" w:rsidRDefault="00CD1BD0" w:rsidP="00CD1BD0">
      <w:pPr>
        <w:spacing w:line="480" w:lineRule="auto"/>
        <w:jc w:val="both"/>
        <w:rPr>
          <w:rFonts w:ascii="Times New Roman" w:hAnsi="Times New Roman" w:cs="Times New Roman"/>
          <w:color w:val="000000"/>
          <w:sz w:val="22"/>
          <w:szCs w:val="22"/>
        </w:rPr>
      </w:pPr>
    </w:p>
    <w:p w14:paraId="37BC2682" w14:textId="77777777" w:rsidR="00CD1BD0" w:rsidRDefault="00CD1BD0" w:rsidP="00CD1BD0">
      <w:pPr>
        <w:spacing w:line="480" w:lineRule="auto"/>
        <w:jc w:val="both"/>
        <w:rPr>
          <w:rFonts w:ascii="Times New Roman" w:hAnsi="Times New Roman" w:cs="Times New Roman"/>
          <w:color w:val="000000"/>
          <w:sz w:val="22"/>
          <w:szCs w:val="22"/>
        </w:rPr>
      </w:pPr>
    </w:p>
    <w:p w14:paraId="7C75B0ED" w14:textId="77777777" w:rsidR="00CD1BD0" w:rsidRDefault="00CD1BD0" w:rsidP="00CD1BD0">
      <w:pPr>
        <w:spacing w:line="480" w:lineRule="auto"/>
        <w:jc w:val="both"/>
        <w:rPr>
          <w:rFonts w:ascii="Times New Roman" w:hAnsi="Times New Roman" w:cs="Times New Roman"/>
          <w:color w:val="000000"/>
          <w:sz w:val="22"/>
          <w:szCs w:val="22"/>
        </w:rPr>
      </w:pPr>
    </w:p>
    <w:p w14:paraId="2C58C3CB" w14:textId="77777777" w:rsidR="00CD1BD0" w:rsidRDefault="00CD1BD0" w:rsidP="00CD1BD0">
      <w:pPr>
        <w:spacing w:line="480" w:lineRule="auto"/>
        <w:jc w:val="both"/>
        <w:rPr>
          <w:rFonts w:ascii="Times New Roman" w:hAnsi="Times New Roman" w:cs="Times New Roman"/>
          <w:color w:val="000000"/>
          <w:sz w:val="22"/>
          <w:szCs w:val="22"/>
        </w:rPr>
      </w:pPr>
    </w:p>
    <w:p w14:paraId="461F94A5" w14:textId="77777777" w:rsidR="00CD1BD0" w:rsidRDefault="00CD1BD0" w:rsidP="00CD1BD0">
      <w:pPr>
        <w:spacing w:line="480" w:lineRule="auto"/>
        <w:jc w:val="both"/>
        <w:rPr>
          <w:rFonts w:ascii="Times New Roman" w:hAnsi="Times New Roman" w:cs="Times New Roman"/>
          <w:color w:val="000000"/>
          <w:sz w:val="22"/>
          <w:szCs w:val="22"/>
        </w:rPr>
      </w:pPr>
    </w:p>
    <w:p w14:paraId="70039B93" w14:textId="77777777" w:rsidR="00CD1BD0" w:rsidRDefault="00CD1BD0" w:rsidP="00CD1BD0">
      <w:pPr>
        <w:spacing w:line="480" w:lineRule="auto"/>
        <w:jc w:val="both"/>
        <w:rPr>
          <w:rFonts w:ascii="Times New Roman" w:hAnsi="Times New Roman" w:cs="Times New Roman"/>
          <w:color w:val="000000"/>
          <w:sz w:val="22"/>
          <w:szCs w:val="22"/>
        </w:rPr>
      </w:pPr>
    </w:p>
    <w:p w14:paraId="0F08FA67" w14:textId="77777777" w:rsidR="00CD1BD0" w:rsidRDefault="00CD1BD0" w:rsidP="00CD1BD0">
      <w:pPr>
        <w:spacing w:line="480" w:lineRule="auto"/>
        <w:jc w:val="both"/>
        <w:rPr>
          <w:rFonts w:ascii="Times New Roman" w:hAnsi="Times New Roman" w:cs="Times New Roman"/>
          <w:color w:val="000000"/>
          <w:sz w:val="22"/>
          <w:szCs w:val="22"/>
        </w:rPr>
      </w:pPr>
    </w:p>
    <w:p w14:paraId="4DF7FE44" w14:textId="77777777" w:rsidR="00CD1BD0" w:rsidRDefault="00CD1BD0" w:rsidP="00CD1BD0">
      <w:pPr>
        <w:spacing w:line="480" w:lineRule="auto"/>
        <w:jc w:val="both"/>
        <w:rPr>
          <w:rFonts w:ascii="Times New Roman" w:hAnsi="Times New Roman" w:cs="Times New Roman"/>
          <w:color w:val="000000"/>
          <w:sz w:val="22"/>
          <w:szCs w:val="22"/>
        </w:rPr>
      </w:pPr>
    </w:p>
    <w:p w14:paraId="4FF7AD64" w14:textId="77777777" w:rsidR="00CD1BD0" w:rsidRDefault="00CD1BD0" w:rsidP="00CD1BD0">
      <w:pPr>
        <w:spacing w:line="480" w:lineRule="auto"/>
        <w:jc w:val="both"/>
        <w:rPr>
          <w:rFonts w:ascii="Times New Roman" w:hAnsi="Times New Roman" w:cs="Times New Roman"/>
          <w:color w:val="000000"/>
          <w:sz w:val="22"/>
          <w:szCs w:val="22"/>
        </w:rPr>
      </w:pPr>
    </w:p>
    <w:p w14:paraId="5196C0B8" w14:textId="77777777" w:rsidR="00CD1BD0" w:rsidRDefault="00CD1BD0" w:rsidP="00CD1BD0">
      <w:pPr>
        <w:spacing w:line="480" w:lineRule="auto"/>
        <w:jc w:val="both"/>
        <w:rPr>
          <w:rFonts w:ascii="Times New Roman" w:hAnsi="Times New Roman" w:cs="Times New Roman"/>
          <w:color w:val="000000"/>
          <w:sz w:val="22"/>
          <w:szCs w:val="22"/>
        </w:rPr>
      </w:pPr>
    </w:p>
    <w:p w14:paraId="0E446C31" w14:textId="65DBC9ED" w:rsidR="00CD1BD0" w:rsidRPr="00CD1BD0" w:rsidRDefault="00CD1BD0" w:rsidP="00CD1BD0">
      <w:pPr>
        <w:spacing w:line="480" w:lineRule="auto"/>
        <w:jc w:val="both"/>
        <w:rPr>
          <w:rFonts w:ascii="Times New Roman" w:hAnsi="Times New Roman" w:cs="Times New Roman"/>
          <w:b/>
          <w:bCs/>
          <w:color w:val="000000"/>
          <w:sz w:val="22"/>
          <w:szCs w:val="22"/>
        </w:rPr>
      </w:pPr>
      <w:r>
        <w:rPr>
          <w:noProof/>
        </w:rPr>
        <w:lastRenderedPageBreak/>
        <mc:AlternateContent>
          <mc:Choice Requires="wps">
            <w:drawing>
              <wp:anchor distT="0" distB="0" distL="114300" distR="114300" simplePos="0" relativeHeight="251660288" behindDoc="0" locked="0" layoutInCell="1" allowOverlap="1" wp14:anchorId="3BDE73B9" wp14:editId="69356CBE">
                <wp:simplePos x="0" y="0"/>
                <wp:positionH relativeFrom="column">
                  <wp:posOffset>0</wp:posOffset>
                </wp:positionH>
                <wp:positionV relativeFrom="page">
                  <wp:posOffset>8221980</wp:posOffset>
                </wp:positionV>
                <wp:extent cx="5791200" cy="302260"/>
                <wp:effectExtent l="0" t="0" r="0" b="2540"/>
                <wp:wrapTopAndBottom/>
                <wp:docPr id="332505749" name="Text Box 1"/>
                <wp:cNvGraphicFramePr/>
                <a:graphic xmlns:a="http://schemas.openxmlformats.org/drawingml/2006/main">
                  <a:graphicData uri="http://schemas.microsoft.com/office/word/2010/wordprocessingShape">
                    <wps:wsp>
                      <wps:cNvSpPr txBox="1"/>
                      <wps:spPr>
                        <a:xfrm>
                          <a:off x="0" y="0"/>
                          <a:ext cx="5791200" cy="302260"/>
                        </a:xfrm>
                        <a:prstGeom prst="rect">
                          <a:avLst/>
                        </a:prstGeom>
                        <a:solidFill>
                          <a:prstClr val="white"/>
                        </a:solidFill>
                        <a:ln>
                          <a:noFill/>
                        </a:ln>
                      </wps:spPr>
                      <wps:txbx>
                        <w:txbxContent>
                          <w:p w14:paraId="6DDAC6CB" w14:textId="452F20F6" w:rsidR="00CD1BD0" w:rsidRPr="00CD1BD0" w:rsidRDefault="00CD1BD0" w:rsidP="00CD1BD0">
                            <w:pPr>
                              <w:pStyle w:val="Caption"/>
                              <w:rPr>
                                <w:rFonts w:ascii="Times New Roman" w:hAnsi="Times New Roman" w:cs="Times New Roman"/>
                                <w:b/>
                                <w:bCs/>
                                <w:i w:val="0"/>
                                <w:iCs w:val="0"/>
                                <w:noProof/>
                                <w:color w:val="000000"/>
                                <w:sz w:val="24"/>
                                <w:szCs w:val="24"/>
                              </w:rPr>
                            </w:pPr>
                            <w:bookmarkStart w:id="206" w:name="_Ref219312157"/>
                            <w:r w:rsidRPr="00CD1BD0">
                              <w:rPr>
                                <w:rFonts w:ascii="Times New Roman" w:hAnsi="Times New Roman" w:cs="Times New Roman"/>
                                <w:b/>
                                <w:bCs/>
                                <w:i w:val="0"/>
                                <w:iCs w:val="0"/>
                                <w:sz w:val="24"/>
                                <w:szCs w:val="24"/>
                              </w:rPr>
                              <w:t xml:space="preserve">Figure </w:t>
                            </w:r>
                            <w:r w:rsidRPr="00CD1BD0">
                              <w:rPr>
                                <w:rFonts w:ascii="Times New Roman" w:hAnsi="Times New Roman" w:cs="Times New Roman"/>
                                <w:b/>
                                <w:bCs/>
                                <w:i w:val="0"/>
                                <w:iCs w:val="0"/>
                                <w:sz w:val="24"/>
                                <w:szCs w:val="24"/>
                              </w:rPr>
                              <w:fldChar w:fldCharType="begin"/>
                            </w:r>
                            <w:r w:rsidRPr="00CD1BD0">
                              <w:rPr>
                                <w:rFonts w:ascii="Times New Roman" w:hAnsi="Times New Roman" w:cs="Times New Roman"/>
                                <w:b/>
                                <w:bCs/>
                                <w:i w:val="0"/>
                                <w:iCs w:val="0"/>
                                <w:sz w:val="24"/>
                                <w:szCs w:val="24"/>
                              </w:rPr>
                              <w:instrText xml:space="preserve"> SEQ Figure \* ARABIC </w:instrText>
                            </w:r>
                            <w:r w:rsidRPr="00CD1BD0">
                              <w:rPr>
                                <w:rFonts w:ascii="Times New Roman" w:hAnsi="Times New Roman" w:cs="Times New Roman"/>
                                <w:b/>
                                <w:bCs/>
                                <w:i w:val="0"/>
                                <w:iCs w:val="0"/>
                                <w:sz w:val="24"/>
                                <w:szCs w:val="24"/>
                              </w:rPr>
                              <w:fldChar w:fldCharType="separate"/>
                            </w:r>
                            <w:r w:rsidR="00ED1856">
                              <w:rPr>
                                <w:rFonts w:ascii="Times New Roman" w:hAnsi="Times New Roman" w:cs="Times New Roman"/>
                                <w:b/>
                                <w:bCs/>
                                <w:i w:val="0"/>
                                <w:iCs w:val="0"/>
                                <w:noProof/>
                                <w:sz w:val="24"/>
                                <w:szCs w:val="24"/>
                              </w:rPr>
                              <w:t>1</w:t>
                            </w:r>
                            <w:r w:rsidRPr="00CD1BD0">
                              <w:rPr>
                                <w:rFonts w:ascii="Times New Roman" w:hAnsi="Times New Roman" w:cs="Times New Roman"/>
                                <w:b/>
                                <w:bCs/>
                                <w:i w:val="0"/>
                                <w:iCs w:val="0"/>
                                <w:sz w:val="24"/>
                                <w:szCs w:val="24"/>
                              </w:rPr>
                              <w:fldChar w:fldCharType="end"/>
                            </w:r>
                            <w:bookmarkEnd w:id="206"/>
                            <w:r w:rsidRPr="00CD1BD0">
                              <w:rPr>
                                <w:rFonts w:ascii="Times New Roman" w:hAnsi="Times New Roman" w:cs="Times New Roman"/>
                                <w:b/>
                                <w:bCs/>
                                <w:i w:val="0"/>
                                <w:iCs w:val="0"/>
                                <w:sz w:val="24"/>
                                <w:szCs w:val="24"/>
                              </w:rPr>
                              <w:t>: The Study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BDE73B9" id="_x0000_t202" coordsize="21600,21600" o:spt="202" path="m,l,21600r21600,l21600,xe">
                <v:stroke joinstyle="miter"/>
                <v:path gradientshapeok="t" o:connecttype="rect"/>
              </v:shapetype>
              <v:shape id="Text Box 1" o:spid="_x0000_s1026" type="#_x0000_t202" style="position:absolute;left:0;text-align:left;margin-left:0;margin-top:647.4pt;width:456pt;height:23.8pt;z-index:2516602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" stroked="f">
                <v:textbox style="mso-fit-shape-to-text:t" inset="0,0,0,0">
                  <w:txbxContent>
                    <w:p w14:paraId="6DDAC6CB" w14:textId="452F20F6" w:rsidR="00CD1BD0" w:rsidRPr="00CD1BD0" w:rsidRDefault="00CD1BD0" w:rsidP="00CD1BD0">
                      <w:pPr>
                        <w:pStyle w:val="Caption"/>
                        <w:rPr>
                          <w:rFonts w:ascii="Times New Roman" w:hAnsi="Times New Roman" w:cs="Times New Roman"/>
                          <w:b/>
                          <w:bCs/>
                          <w:i w:val="0"/>
                          <w:iCs w:val="0"/>
                          <w:noProof/>
                          <w:color w:val="000000"/>
                          <w:sz w:val="24"/>
                          <w:szCs w:val="24"/>
                        </w:rPr>
                      </w:pPr>
                      <w:bookmarkStart w:id="207" w:name="_Ref219312157"/>
                      <w:r w:rsidRPr="00CD1BD0">
                        <w:rPr>
                          <w:rFonts w:ascii="Times New Roman" w:hAnsi="Times New Roman" w:cs="Times New Roman"/>
                          <w:b/>
                          <w:bCs/>
                          <w:i w:val="0"/>
                          <w:iCs w:val="0"/>
                          <w:sz w:val="24"/>
                          <w:szCs w:val="24"/>
                        </w:rPr>
                        <w:t xml:space="preserve">Figure </w:t>
                      </w:r>
                      <w:r w:rsidRPr="00CD1BD0">
                        <w:rPr>
                          <w:rFonts w:ascii="Times New Roman" w:hAnsi="Times New Roman" w:cs="Times New Roman"/>
                          <w:b/>
                          <w:bCs/>
                          <w:i w:val="0"/>
                          <w:iCs w:val="0"/>
                          <w:sz w:val="24"/>
                          <w:szCs w:val="24"/>
                        </w:rPr>
                        <w:fldChar w:fldCharType="begin"/>
                      </w:r>
                      <w:r w:rsidRPr="00CD1BD0">
                        <w:rPr>
                          <w:rFonts w:ascii="Times New Roman" w:hAnsi="Times New Roman" w:cs="Times New Roman"/>
                          <w:b/>
                          <w:bCs/>
                          <w:i w:val="0"/>
                          <w:iCs w:val="0"/>
                          <w:sz w:val="24"/>
                          <w:szCs w:val="24"/>
                        </w:rPr>
                        <w:instrText xml:space="preserve"> SEQ Figure \* ARABIC </w:instrText>
                      </w:r>
                      <w:r w:rsidRPr="00CD1BD0">
                        <w:rPr>
                          <w:rFonts w:ascii="Times New Roman" w:hAnsi="Times New Roman" w:cs="Times New Roman"/>
                          <w:b/>
                          <w:bCs/>
                          <w:i w:val="0"/>
                          <w:iCs w:val="0"/>
                          <w:sz w:val="24"/>
                          <w:szCs w:val="24"/>
                        </w:rPr>
                        <w:fldChar w:fldCharType="separate"/>
                      </w:r>
                      <w:r w:rsidR="00ED1856">
                        <w:rPr>
                          <w:rFonts w:ascii="Times New Roman" w:hAnsi="Times New Roman" w:cs="Times New Roman"/>
                          <w:b/>
                          <w:bCs/>
                          <w:i w:val="0"/>
                          <w:iCs w:val="0"/>
                          <w:noProof/>
                          <w:sz w:val="24"/>
                          <w:szCs w:val="24"/>
                        </w:rPr>
                        <w:t>1</w:t>
                      </w:r>
                      <w:r w:rsidRPr="00CD1BD0">
                        <w:rPr>
                          <w:rFonts w:ascii="Times New Roman" w:hAnsi="Times New Roman" w:cs="Times New Roman"/>
                          <w:b/>
                          <w:bCs/>
                          <w:i w:val="0"/>
                          <w:iCs w:val="0"/>
                          <w:sz w:val="24"/>
                          <w:szCs w:val="24"/>
                        </w:rPr>
                        <w:fldChar w:fldCharType="end"/>
                      </w:r>
                      <w:bookmarkEnd w:id="207"/>
                      <w:r w:rsidRPr="00CD1BD0">
                        <w:rPr>
                          <w:rFonts w:ascii="Times New Roman" w:hAnsi="Times New Roman" w:cs="Times New Roman"/>
                          <w:b/>
                          <w:bCs/>
                          <w:i w:val="0"/>
                          <w:iCs w:val="0"/>
                          <w:sz w:val="24"/>
                          <w:szCs w:val="24"/>
                        </w:rPr>
                        <w:t>: The Study Flow</w:t>
                      </w:r>
                    </w:p>
                  </w:txbxContent>
                </v:textbox>
                <w10:wrap type="topAndBottom" anchory="page"/>
              </v:shape>
            </w:pict>
          </mc:Fallback>
        </mc:AlternateContent>
      </w:r>
      <w:r w:rsidRPr="00CD1BD0">
        <w:rPr>
          <w:rFonts w:ascii="Times New Roman" w:hAnsi="Times New Roman" w:cs="Times New Roman"/>
          <w:b/>
          <w:bCs/>
          <w:noProof/>
          <w:color w:val="000000"/>
          <w:sz w:val="22"/>
          <w:szCs w:val="22"/>
        </w:rPr>
        <w:drawing>
          <wp:anchor distT="0" distB="0" distL="114300" distR="114300" simplePos="0" relativeHeight="251658240" behindDoc="0" locked="0" layoutInCell="1" allowOverlap="1" wp14:anchorId="275578FF" wp14:editId="15C72635">
            <wp:simplePos x="0" y="0"/>
            <wp:positionH relativeFrom="margin">
              <wp:align>left</wp:align>
            </wp:positionH>
            <wp:positionV relativeFrom="margin">
              <wp:posOffset>266700</wp:posOffset>
            </wp:positionV>
            <wp:extent cx="5791200" cy="6987540"/>
            <wp:effectExtent l="0" t="0" r="0" b="3810"/>
            <wp:wrapTopAndBottom/>
            <wp:docPr id="80694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41876" name="Picture 80694187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1200" cy="6987540"/>
                    </a:xfrm>
                    <a:prstGeom prst="rect">
                      <a:avLst/>
                    </a:prstGeom>
                  </pic:spPr>
                </pic:pic>
              </a:graphicData>
            </a:graphic>
            <wp14:sizeRelH relativeFrom="margin">
              <wp14:pctWidth>0</wp14:pctWidth>
            </wp14:sizeRelH>
            <wp14:sizeRelV relativeFrom="margin">
              <wp14:pctHeight>0</wp14:pctHeight>
            </wp14:sizeRelV>
          </wp:anchor>
        </w:drawing>
      </w:r>
      <w:r w:rsidRPr="00CD1BD0">
        <w:rPr>
          <w:rFonts w:ascii="Times New Roman" w:hAnsi="Times New Roman" w:cs="Times New Roman"/>
          <w:b/>
          <w:bCs/>
          <w:color w:val="000000"/>
          <w:sz w:val="22"/>
          <w:szCs w:val="22"/>
        </w:rPr>
        <w:t>List of All Figures</w:t>
      </w:r>
    </w:p>
    <w:p w14:paraId="17B12CCA" w14:textId="77777777" w:rsidR="00CD1BD0" w:rsidRDefault="00CD1BD0" w:rsidP="00CD1BD0">
      <w:pPr>
        <w:spacing w:line="480" w:lineRule="auto"/>
        <w:jc w:val="both"/>
        <w:rPr>
          <w:rFonts w:ascii="Times New Roman" w:hAnsi="Times New Roman" w:cs="Times New Roman"/>
          <w:color w:val="000000"/>
          <w:sz w:val="22"/>
          <w:szCs w:val="22"/>
        </w:rPr>
      </w:pPr>
    </w:p>
    <w:p w14:paraId="20655939" w14:textId="52DA321D" w:rsidR="00CD1BD0" w:rsidRDefault="00CD1BD0" w:rsidP="00CD1BD0">
      <w:pPr>
        <w:spacing w:line="480" w:lineRule="auto"/>
        <w:jc w:val="both"/>
        <w:rPr>
          <w:rFonts w:ascii="Times New Roman" w:hAnsi="Times New Roman" w:cs="Times New Roman"/>
          <w:sz w:val="22"/>
          <w:szCs w:val="22"/>
        </w:rPr>
      </w:pPr>
      <w:r>
        <w:rPr>
          <w:rFonts w:ascii="Times New Roman" w:hAnsi="Times New Roman" w:cs="Times New Roman"/>
          <w:sz w:val="22"/>
          <w:szCs w:val="22"/>
        </w:rPr>
        <w:t>.</w:t>
      </w:r>
    </w:p>
    <w:p w14:paraId="2AF3E373" w14:textId="0E09DB3A" w:rsidR="00CD1BD0" w:rsidRDefault="00CD1BD0" w:rsidP="00CD1BD0">
      <w:pPr>
        <w:spacing w:line="480" w:lineRule="auto"/>
        <w:jc w:val="both"/>
        <w:rPr>
          <w:rFonts w:ascii="Times New Roman" w:hAnsi="Times New Roman" w:cs="Times New Roman"/>
          <w:sz w:val="22"/>
          <w:szCs w:val="22"/>
        </w:rPr>
      </w:pPr>
    </w:p>
    <w:p w14:paraId="00DA0C13" w14:textId="18031154" w:rsidR="00CD1BD0" w:rsidRDefault="00CD1BD0" w:rsidP="00CD1BD0">
      <w:pPr>
        <w:spacing w:line="480" w:lineRule="auto"/>
        <w:jc w:val="both"/>
        <w:rPr>
          <w:rFonts w:ascii="Times New Roman" w:hAnsi="Times New Roman" w:cs="Times New Roman"/>
          <w:sz w:val="22"/>
          <w:szCs w:val="22"/>
        </w:rPr>
      </w:pPr>
      <w:r>
        <w:rPr>
          <w:noProof/>
        </w:rPr>
        <mc:AlternateContent>
          <mc:Choice Requires="wps">
            <w:drawing>
              <wp:anchor distT="0" distB="0" distL="114300" distR="114300" simplePos="0" relativeHeight="251663360" behindDoc="0" locked="0" layoutInCell="1" allowOverlap="1" wp14:anchorId="1CDCE1A5" wp14:editId="28EF0612">
                <wp:simplePos x="0" y="0"/>
                <wp:positionH relativeFrom="margin">
                  <wp:posOffset>0</wp:posOffset>
                </wp:positionH>
                <wp:positionV relativeFrom="page">
                  <wp:posOffset>5349240</wp:posOffset>
                </wp:positionV>
                <wp:extent cx="5943600" cy="302260"/>
                <wp:effectExtent l="0" t="0" r="0" b="2540"/>
                <wp:wrapTopAndBottom/>
                <wp:docPr id="17478158" name="Text Box 1"/>
                <wp:cNvGraphicFramePr/>
                <a:graphic xmlns:a="http://schemas.openxmlformats.org/drawingml/2006/main">
                  <a:graphicData uri="http://schemas.microsoft.com/office/word/2010/wordprocessingShape">
                    <wps:wsp>
                      <wps:cNvSpPr txBox="1"/>
                      <wps:spPr>
                        <a:xfrm>
                          <a:off x="0" y="0"/>
                          <a:ext cx="5943600" cy="302260"/>
                        </a:xfrm>
                        <a:prstGeom prst="rect">
                          <a:avLst/>
                        </a:prstGeom>
                        <a:solidFill>
                          <a:prstClr val="white"/>
                        </a:solidFill>
                        <a:ln>
                          <a:noFill/>
                        </a:ln>
                      </wps:spPr>
                      <wps:txbx>
                        <w:txbxContent>
                          <w:p w14:paraId="16414187" w14:textId="60E41455" w:rsidR="00CD1BD0" w:rsidRPr="00CD1BD0" w:rsidRDefault="00CD1BD0" w:rsidP="00CD1BD0">
                            <w:pPr>
                              <w:pStyle w:val="Caption"/>
                              <w:rPr>
                                <w:rFonts w:ascii="Times New Roman" w:hAnsi="Times New Roman" w:cs="Times New Roman"/>
                                <w:b/>
                                <w:bCs/>
                                <w:i w:val="0"/>
                                <w:iCs w:val="0"/>
                                <w:noProof/>
                                <w:sz w:val="24"/>
                                <w:szCs w:val="24"/>
                              </w:rPr>
                            </w:pPr>
                            <w:bookmarkStart w:id="208" w:name="_Ref219312117"/>
                            <w:r w:rsidRPr="00CD1BD0">
                              <w:rPr>
                                <w:rFonts w:ascii="Times New Roman" w:hAnsi="Times New Roman" w:cs="Times New Roman"/>
                                <w:b/>
                                <w:bCs/>
                                <w:i w:val="0"/>
                                <w:iCs w:val="0"/>
                                <w:sz w:val="24"/>
                                <w:szCs w:val="24"/>
                              </w:rPr>
                              <w:t xml:space="preserve">Figure </w:t>
                            </w:r>
                            <w:r w:rsidRPr="00CD1BD0">
                              <w:rPr>
                                <w:rFonts w:ascii="Times New Roman" w:hAnsi="Times New Roman" w:cs="Times New Roman"/>
                                <w:b/>
                                <w:bCs/>
                                <w:i w:val="0"/>
                                <w:iCs w:val="0"/>
                                <w:sz w:val="24"/>
                                <w:szCs w:val="24"/>
                              </w:rPr>
                              <w:fldChar w:fldCharType="begin"/>
                            </w:r>
                            <w:r w:rsidRPr="00CD1BD0">
                              <w:rPr>
                                <w:rFonts w:ascii="Times New Roman" w:hAnsi="Times New Roman" w:cs="Times New Roman"/>
                                <w:b/>
                                <w:bCs/>
                                <w:i w:val="0"/>
                                <w:iCs w:val="0"/>
                                <w:sz w:val="24"/>
                                <w:szCs w:val="24"/>
                              </w:rPr>
                              <w:instrText xml:space="preserve"> SEQ Figure \* ARABIC </w:instrText>
                            </w:r>
                            <w:r w:rsidRPr="00CD1BD0">
                              <w:rPr>
                                <w:rFonts w:ascii="Times New Roman" w:hAnsi="Times New Roman" w:cs="Times New Roman"/>
                                <w:b/>
                                <w:bCs/>
                                <w:i w:val="0"/>
                                <w:iCs w:val="0"/>
                                <w:sz w:val="24"/>
                                <w:szCs w:val="24"/>
                              </w:rPr>
                              <w:fldChar w:fldCharType="separate"/>
                            </w:r>
                            <w:r w:rsidR="00ED1856">
                              <w:rPr>
                                <w:rFonts w:ascii="Times New Roman" w:hAnsi="Times New Roman" w:cs="Times New Roman"/>
                                <w:b/>
                                <w:bCs/>
                                <w:i w:val="0"/>
                                <w:iCs w:val="0"/>
                                <w:noProof/>
                                <w:sz w:val="24"/>
                                <w:szCs w:val="24"/>
                              </w:rPr>
                              <w:t>2</w:t>
                            </w:r>
                            <w:r w:rsidRPr="00CD1BD0">
                              <w:rPr>
                                <w:rFonts w:ascii="Times New Roman" w:hAnsi="Times New Roman" w:cs="Times New Roman"/>
                                <w:b/>
                                <w:bCs/>
                                <w:i w:val="0"/>
                                <w:iCs w:val="0"/>
                                <w:sz w:val="24"/>
                                <w:szCs w:val="24"/>
                              </w:rPr>
                              <w:fldChar w:fldCharType="end"/>
                            </w:r>
                            <w:bookmarkEnd w:id="208"/>
                            <w:r w:rsidRPr="00CD1BD0">
                              <w:rPr>
                                <w:rFonts w:ascii="Times New Roman" w:hAnsi="Times New Roman" w:cs="Times New Roman"/>
                                <w:b/>
                                <w:bCs/>
                                <w:i w:val="0"/>
                                <w:iCs w:val="0"/>
                                <w:sz w:val="24"/>
                                <w:szCs w:val="24"/>
                              </w:rPr>
                              <w:t xml:space="preserve"> : Prevalences of Depression Symptoms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DCE1A5" id="_x0000_s1027" type="#_x0000_t202" style="position:absolute;left:0;text-align:left;margin-left:0;margin-top:421.2pt;width:468pt;height:23.8pt;z-index:2516633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" stroked="f">
                <v:textbox style="mso-fit-shape-to-text:t" inset="0,0,0,0">
                  <w:txbxContent>
                    <w:p w14:paraId="16414187" w14:textId="60E41455" w:rsidR="00CD1BD0" w:rsidRPr="00CD1BD0" w:rsidRDefault="00CD1BD0" w:rsidP="00CD1BD0">
                      <w:pPr>
                        <w:pStyle w:val="Caption"/>
                        <w:rPr>
                          <w:rFonts w:ascii="Times New Roman" w:hAnsi="Times New Roman" w:cs="Times New Roman"/>
                          <w:b/>
                          <w:bCs/>
                          <w:i w:val="0"/>
                          <w:iCs w:val="0"/>
                          <w:noProof/>
                          <w:sz w:val="24"/>
                          <w:szCs w:val="24"/>
                        </w:rPr>
                      </w:pPr>
                      <w:bookmarkStart w:id="209" w:name="_Ref219312117"/>
                      <w:r w:rsidRPr="00CD1BD0">
                        <w:rPr>
                          <w:rFonts w:ascii="Times New Roman" w:hAnsi="Times New Roman" w:cs="Times New Roman"/>
                          <w:b/>
                          <w:bCs/>
                          <w:i w:val="0"/>
                          <w:iCs w:val="0"/>
                          <w:sz w:val="24"/>
                          <w:szCs w:val="24"/>
                        </w:rPr>
                        <w:t xml:space="preserve">Figure </w:t>
                      </w:r>
                      <w:r w:rsidRPr="00CD1BD0">
                        <w:rPr>
                          <w:rFonts w:ascii="Times New Roman" w:hAnsi="Times New Roman" w:cs="Times New Roman"/>
                          <w:b/>
                          <w:bCs/>
                          <w:i w:val="0"/>
                          <w:iCs w:val="0"/>
                          <w:sz w:val="24"/>
                          <w:szCs w:val="24"/>
                        </w:rPr>
                        <w:fldChar w:fldCharType="begin"/>
                      </w:r>
                      <w:r w:rsidRPr="00CD1BD0">
                        <w:rPr>
                          <w:rFonts w:ascii="Times New Roman" w:hAnsi="Times New Roman" w:cs="Times New Roman"/>
                          <w:b/>
                          <w:bCs/>
                          <w:i w:val="0"/>
                          <w:iCs w:val="0"/>
                          <w:sz w:val="24"/>
                          <w:szCs w:val="24"/>
                        </w:rPr>
                        <w:instrText xml:space="preserve"> SEQ Figure \* ARABIC </w:instrText>
                      </w:r>
                      <w:r w:rsidRPr="00CD1BD0">
                        <w:rPr>
                          <w:rFonts w:ascii="Times New Roman" w:hAnsi="Times New Roman" w:cs="Times New Roman"/>
                          <w:b/>
                          <w:bCs/>
                          <w:i w:val="0"/>
                          <w:iCs w:val="0"/>
                          <w:sz w:val="24"/>
                          <w:szCs w:val="24"/>
                        </w:rPr>
                        <w:fldChar w:fldCharType="separate"/>
                      </w:r>
                      <w:r w:rsidR="00ED1856">
                        <w:rPr>
                          <w:rFonts w:ascii="Times New Roman" w:hAnsi="Times New Roman" w:cs="Times New Roman"/>
                          <w:b/>
                          <w:bCs/>
                          <w:i w:val="0"/>
                          <w:iCs w:val="0"/>
                          <w:noProof/>
                          <w:sz w:val="24"/>
                          <w:szCs w:val="24"/>
                        </w:rPr>
                        <w:t>2</w:t>
                      </w:r>
                      <w:r w:rsidRPr="00CD1BD0">
                        <w:rPr>
                          <w:rFonts w:ascii="Times New Roman" w:hAnsi="Times New Roman" w:cs="Times New Roman"/>
                          <w:b/>
                          <w:bCs/>
                          <w:i w:val="0"/>
                          <w:iCs w:val="0"/>
                          <w:sz w:val="24"/>
                          <w:szCs w:val="24"/>
                        </w:rPr>
                        <w:fldChar w:fldCharType="end"/>
                      </w:r>
                      <w:bookmarkEnd w:id="209"/>
                      <w:r w:rsidRPr="00CD1BD0">
                        <w:rPr>
                          <w:rFonts w:ascii="Times New Roman" w:hAnsi="Times New Roman" w:cs="Times New Roman"/>
                          <w:b/>
                          <w:bCs/>
                          <w:i w:val="0"/>
                          <w:iCs w:val="0"/>
                          <w:sz w:val="24"/>
                          <w:szCs w:val="24"/>
                        </w:rPr>
                        <w:t xml:space="preserve"> : Prevalences of Depression Symptoms</w:t>
                      </w:r>
                    </w:p>
                  </w:txbxContent>
                </v:textbox>
                <w10:wrap type="topAndBottom" anchorx="margin" anchory="page"/>
              </v:shape>
            </w:pict>
          </mc:Fallback>
        </mc:AlternateContent>
      </w:r>
      <w:r>
        <w:rPr>
          <w:rFonts w:ascii="Times New Roman" w:hAnsi="Times New Roman" w:cs="Times New Roman"/>
          <w:noProof/>
          <w:sz w:val="22"/>
          <w:szCs w:val="22"/>
        </w:rPr>
        <w:drawing>
          <wp:anchor distT="0" distB="0" distL="114300" distR="114300" simplePos="0" relativeHeight="251661312" behindDoc="0" locked="0" layoutInCell="1" allowOverlap="1" wp14:anchorId="51EB76AB" wp14:editId="289A461B">
            <wp:simplePos x="0" y="0"/>
            <wp:positionH relativeFrom="column">
              <wp:posOffset>0</wp:posOffset>
            </wp:positionH>
            <wp:positionV relativeFrom="page">
              <wp:posOffset>1333500</wp:posOffset>
            </wp:positionV>
            <wp:extent cx="5943600" cy="3797935"/>
            <wp:effectExtent l="0" t="0" r="0" b="0"/>
            <wp:wrapTopAndBottom/>
            <wp:docPr id="1007875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75751" name="Picture 10078757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797935"/>
                    </a:xfrm>
                    <a:prstGeom prst="rect">
                      <a:avLst/>
                    </a:prstGeom>
                  </pic:spPr>
                </pic:pic>
              </a:graphicData>
            </a:graphic>
          </wp:anchor>
        </w:drawing>
      </w:r>
      <w:r>
        <w:rPr>
          <w:rFonts w:ascii="Times New Roman" w:hAnsi="Times New Roman" w:cs="Times New Roman"/>
          <w:sz w:val="22"/>
          <w:szCs w:val="22"/>
        </w:rPr>
        <w:t>.</w:t>
      </w:r>
    </w:p>
    <w:p w14:paraId="6A3A6B48" w14:textId="77777777" w:rsidR="00CD1BD0" w:rsidRDefault="00CD1BD0" w:rsidP="00CD1BD0">
      <w:pPr>
        <w:spacing w:line="480" w:lineRule="auto"/>
        <w:jc w:val="both"/>
        <w:rPr>
          <w:rFonts w:ascii="Times New Roman" w:hAnsi="Times New Roman" w:cs="Times New Roman"/>
          <w:sz w:val="22"/>
          <w:szCs w:val="22"/>
        </w:rPr>
      </w:pPr>
    </w:p>
    <w:p w14:paraId="5359B5B2" w14:textId="77777777" w:rsidR="00CD1BD0" w:rsidRDefault="00CD1BD0" w:rsidP="00CD1BD0">
      <w:pPr>
        <w:spacing w:line="480" w:lineRule="auto"/>
        <w:jc w:val="both"/>
        <w:rPr>
          <w:rFonts w:ascii="Times New Roman" w:hAnsi="Times New Roman" w:cs="Times New Roman"/>
          <w:sz w:val="22"/>
          <w:szCs w:val="22"/>
        </w:rPr>
      </w:pPr>
    </w:p>
    <w:p w14:paraId="361A6DE1" w14:textId="77777777" w:rsidR="00CD1BD0" w:rsidRDefault="00CD1BD0" w:rsidP="00CD1BD0">
      <w:pPr>
        <w:spacing w:line="480" w:lineRule="auto"/>
        <w:jc w:val="both"/>
        <w:rPr>
          <w:rFonts w:ascii="Times New Roman" w:hAnsi="Times New Roman" w:cs="Times New Roman"/>
          <w:sz w:val="22"/>
          <w:szCs w:val="22"/>
        </w:rPr>
      </w:pPr>
    </w:p>
    <w:p w14:paraId="62374730" w14:textId="77777777" w:rsidR="00CD1BD0" w:rsidRDefault="00CD1BD0" w:rsidP="00CD1BD0">
      <w:pPr>
        <w:spacing w:line="480" w:lineRule="auto"/>
        <w:jc w:val="both"/>
        <w:rPr>
          <w:rFonts w:ascii="Times New Roman" w:hAnsi="Times New Roman" w:cs="Times New Roman"/>
          <w:sz w:val="22"/>
          <w:szCs w:val="22"/>
        </w:rPr>
      </w:pPr>
    </w:p>
    <w:p w14:paraId="5262D652" w14:textId="77777777" w:rsidR="00CD1BD0" w:rsidRDefault="00CD1BD0" w:rsidP="00CD1BD0">
      <w:pPr>
        <w:spacing w:line="480" w:lineRule="auto"/>
        <w:jc w:val="both"/>
        <w:rPr>
          <w:rFonts w:ascii="Times New Roman" w:hAnsi="Times New Roman" w:cs="Times New Roman"/>
          <w:sz w:val="22"/>
          <w:szCs w:val="22"/>
        </w:rPr>
      </w:pPr>
    </w:p>
    <w:p w14:paraId="130D109F" w14:textId="77777777" w:rsidR="00CD1BD0" w:rsidRDefault="00CD1BD0" w:rsidP="00CD1BD0">
      <w:pPr>
        <w:spacing w:line="480" w:lineRule="auto"/>
        <w:jc w:val="both"/>
        <w:rPr>
          <w:rFonts w:ascii="Times New Roman" w:hAnsi="Times New Roman" w:cs="Times New Roman"/>
          <w:sz w:val="22"/>
          <w:szCs w:val="22"/>
        </w:rPr>
      </w:pPr>
    </w:p>
    <w:p w14:paraId="66EC391E" w14:textId="77777777" w:rsidR="00CD1BD0" w:rsidRDefault="00CD1BD0" w:rsidP="00CD1BD0">
      <w:pPr>
        <w:spacing w:line="480" w:lineRule="auto"/>
        <w:jc w:val="both"/>
        <w:rPr>
          <w:rFonts w:ascii="Times New Roman" w:hAnsi="Times New Roman" w:cs="Times New Roman"/>
          <w:sz w:val="22"/>
          <w:szCs w:val="22"/>
        </w:rPr>
      </w:pPr>
    </w:p>
    <w:p w14:paraId="0682A6A9" w14:textId="77777777" w:rsidR="00CD1BD0" w:rsidRDefault="00CD1BD0" w:rsidP="00CD1BD0">
      <w:pPr>
        <w:spacing w:line="480" w:lineRule="auto"/>
        <w:jc w:val="both"/>
        <w:rPr>
          <w:rFonts w:ascii="Times New Roman" w:hAnsi="Times New Roman" w:cs="Times New Roman"/>
          <w:sz w:val="22"/>
          <w:szCs w:val="22"/>
        </w:rPr>
      </w:pPr>
    </w:p>
    <w:p w14:paraId="43489486" w14:textId="70A8CB8A" w:rsidR="00CD1BD0" w:rsidRDefault="00ED1856" w:rsidP="00CD1BD0">
      <w:pPr>
        <w:spacing w:line="480" w:lineRule="auto"/>
        <w:jc w:val="both"/>
        <w:rPr>
          <w:rFonts w:ascii="Times New Roman" w:hAnsi="Times New Roman" w:cs="Times New Roman"/>
          <w:sz w:val="22"/>
          <w:szCs w:val="22"/>
        </w:rPr>
      </w:pPr>
      <w:r>
        <w:rPr>
          <w:noProof/>
        </w:rPr>
        <w:lastRenderedPageBreak/>
        <mc:AlternateContent>
          <mc:Choice Requires="wps">
            <w:drawing>
              <wp:anchor distT="0" distB="0" distL="114300" distR="114300" simplePos="0" relativeHeight="251666432" behindDoc="0" locked="0" layoutInCell="1" allowOverlap="1" wp14:anchorId="66908BC0" wp14:editId="3148FCD0">
                <wp:simplePos x="0" y="0"/>
                <wp:positionH relativeFrom="column">
                  <wp:posOffset>-83820</wp:posOffset>
                </wp:positionH>
                <wp:positionV relativeFrom="page">
                  <wp:posOffset>6316980</wp:posOffset>
                </wp:positionV>
                <wp:extent cx="5943600" cy="266700"/>
                <wp:effectExtent l="0" t="0" r="0" b="0"/>
                <wp:wrapTopAndBottom/>
                <wp:docPr id="1627055058"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2F355E0A" w14:textId="3B32CA35" w:rsidR="00ED1856" w:rsidRPr="00ED1856" w:rsidRDefault="00ED1856" w:rsidP="00ED1856">
                            <w:pPr>
                              <w:pStyle w:val="Caption"/>
                              <w:rPr>
                                <w:rFonts w:ascii="Times New Roman" w:hAnsi="Times New Roman" w:cs="Times New Roman"/>
                                <w:b/>
                                <w:bCs/>
                                <w:i w:val="0"/>
                                <w:iCs w:val="0"/>
                                <w:noProof/>
                                <w:sz w:val="24"/>
                                <w:szCs w:val="24"/>
                              </w:rPr>
                            </w:pPr>
                            <w:bookmarkStart w:id="210" w:name="_Ref219312120"/>
                            <w:r w:rsidRPr="00ED1856">
                              <w:rPr>
                                <w:rFonts w:ascii="Times New Roman" w:hAnsi="Times New Roman" w:cs="Times New Roman"/>
                                <w:b/>
                                <w:bCs/>
                                <w:i w:val="0"/>
                                <w:iCs w:val="0"/>
                                <w:sz w:val="24"/>
                                <w:szCs w:val="24"/>
                              </w:rPr>
                              <w:t xml:space="preserve">Figure </w:t>
                            </w:r>
                            <w:r w:rsidRPr="00ED1856">
                              <w:rPr>
                                <w:rFonts w:ascii="Times New Roman" w:hAnsi="Times New Roman" w:cs="Times New Roman"/>
                                <w:b/>
                                <w:bCs/>
                                <w:i w:val="0"/>
                                <w:iCs w:val="0"/>
                                <w:sz w:val="24"/>
                                <w:szCs w:val="24"/>
                              </w:rPr>
                              <w:fldChar w:fldCharType="begin"/>
                            </w:r>
                            <w:r w:rsidRPr="00ED1856">
                              <w:rPr>
                                <w:rFonts w:ascii="Times New Roman" w:hAnsi="Times New Roman" w:cs="Times New Roman"/>
                                <w:b/>
                                <w:bCs/>
                                <w:i w:val="0"/>
                                <w:iCs w:val="0"/>
                                <w:sz w:val="24"/>
                                <w:szCs w:val="24"/>
                              </w:rPr>
                              <w:instrText xml:space="preserve"> SEQ Figure \* ARABIC </w:instrText>
                            </w:r>
                            <w:r w:rsidRPr="00ED1856">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3</w:t>
                            </w:r>
                            <w:r w:rsidRPr="00ED1856">
                              <w:rPr>
                                <w:rFonts w:ascii="Times New Roman" w:hAnsi="Times New Roman" w:cs="Times New Roman"/>
                                <w:b/>
                                <w:bCs/>
                                <w:i w:val="0"/>
                                <w:iCs w:val="0"/>
                                <w:sz w:val="24"/>
                                <w:szCs w:val="24"/>
                              </w:rPr>
                              <w:fldChar w:fldCharType="end"/>
                            </w:r>
                            <w:bookmarkEnd w:id="210"/>
                            <w:r w:rsidRPr="00ED1856">
                              <w:rPr>
                                <w:rFonts w:ascii="Times New Roman" w:hAnsi="Times New Roman" w:cs="Times New Roman"/>
                                <w:b/>
                                <w:bCs/>
                                <w:i w:val="0"/>
                                <w:iCs w:val="0"/>
                                <w:sz w:val="24"/>
                                <w:szCs w:val="24"/>
                              </w:rPr>
                              <w:t>: Rural-Urban Inequalities of Depression Prevalence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908BC0" id="_x0000_s1028" type="#_x0000_t202" style="position:absolute;left:0;text-align:left;margin-left:-6.6pt;margin-top:497.4pt;width:468pt;height:21pt;z-index:2516664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" stroked="f">
                <v:textbox style="mso-fit-shape-to-text:t" inset="0,0,0,0">
                  <w:txbxContent>
                    <w:p w14:paraId="2F355E0A" w14:textId="3B32CA35" w:rsidR="00ED1856" w:rsidRPr="00ED1856" w:rsidRDefault="00ED1856" w:rsidP="00ED1856">
                      <w:pPr>
                        <w:pStyle w:val="Caption"/>
                        <w:rPr>
                          <w:rFonts w:ascii="Times New Roman" w:hAnsi="Times New Roman" w:cs="Times New Roman"/>
                          <w:b/>
                          <w:bCs/>
                          <w:i w:val="0"/>
                          <w:iCs w:val="0"/>
                          <w:noProof/>
                          <w:sz w:val="24"/>
                          <w:szCs w:val="24"/>
                        </w:rPr>
                      </w:pPr>
                      <w:bookmarkStart w:id="211" w:name="_Ref219312120"/>
                      <w:r w:rsidRPr="00ED1856">
                        <w:rPr>
                          <w:rFonts w:ascii="Times New Roman" w:hAnsi="Times New Roman" w:cs="Times New Roman"/>
                          <w:b/>
                          <w:bCs/>
                          <w:i w:val="0"/>
                          <w:iCs w:val="0"/>
                          <w:sz w:val="24"/>
                          <w:szCs w:val="24"/>
                        </w:rPr>
                        <w:t xml:space="preserve">Figure </w:t>
                      </w:r>
                      <w:r w:rsidRPr="00ED1856">
                        <w:rPr>
                          <w:rFonts w:ascii="Times New Roman" w:hAnsi="Times New Roman" w:cs="Times New Roman"/>
                          <w:b/>
                          <w:bCs/>
                          <w:i w:val="0"/>
                          <w:iCs w:val="0"/>
                          <w:sz w:val="24"/>
                          <w:szCs w:val="24"/>
                        </w:rPr>
                        <w:fldChar w:fldCharType="begin"/>
                      </w:r>
                      <w:r w:rsidRPr="00ED1856">
                        <w:rPr>
                          <w:rFonts w:ascii="Times New Roman" w:hAnsi="Times New Roman" w:cs="Times New Roman"/>
                          <w:b/>
                          <w:bCs/>
                          <w:i w:val="0"/>
                          <w:iCs w:val="0"/>
                          <w:sz w:val="24"/>
                          <w:szCs w:val="24"/>
                        </w:rPr>
                        <w:instrText xml:space="preserve"> SEQ Figure \* ARABIC </w:instrText>
                      </w:r>
                      <w:r w:rsidRPr="00ED1856">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3</w:t>
                      </w:r>
                      <w:r w:rsidRPr="00ED1856">
                        <w:rPr>
                          <w:rFonts w:ascii="Times New Roman" w:hAnsi="Times New Roman" w:cs="Times New Roman"/>
                          <w:b/>
                          <w:bCs/>
                          <w:i w:val="0"/>
                          <w:iCs w:val="0"/>
                          <w:sz w:val="24"/>
                          <w:szCs w:val="24"/>
                        </w:rPr>
                        <w:fldChar w:fldCharType="end"/>
                      </w:r>
                      <w:bookmarkEnd w:id="211"/>
                      <w:r w:rsidRPr="00ED1856">
                        <w:rPr>
                          <w:rFonts w:ascii="Times New Roman" w:hAnsi="Times New Roman" w:cs="Times New Roman"/>
                          <w:b/>
                          <w:bCs/>
                          <w:i w:val="0"/>
                          <w:iCs w:val="0"/>
                          <w:sz w:val="24"/>
                          <w:szCs w:val="24"/>
                        </w:rPr>
                        <w:t>: Rural-Urban Inequalities of Depression Prevalence</w:t>
                      </w:r>
                    </w:p>
                  </w:txbxContent>
                </v:textbox>
                <w10:wrap type="topAndBottom" anchory="page"/>
              </v:shape>
            </w:pict>
          </mc:Fallback>
        </mc:AlternateContent>
      </w:r>
      <w:r>
        <w:rPr>
          <w:rFonts w:ascii="Times New Roman" w:hAnsi="Times New Roman" w:cs="Times New Roman"/>
          <w:noProof/>
          <w:sz w:val="22"/>
          <w:szCs w:val="22"/>
        </w:rPr>
        <w:drawing>
          <wp:anchor distT="0" distB="0" distL="114300" distR="114300" simplePos="0" relativeHeight="251664384" behindDoc="0" locked="0" layoutInCell="1" allowOverlap="1" wp14:anchorId="23EE063B" wp14:editId="4FE3CA7A">
            <wp:simplePos x="0" y="0"/>
            <wp:positionH relativeFrom="column">
              <wp:posOffset>0</wp:posOffset>
            </wp:positionH>
            <wp:positionV relativeFrom="page">
              <wp:posOffset>914400</wp:posOffset>
            </wp:positionV>
            <wp:extent cx="5943600" cy="4808220"/>
            <wp:effectExtent l="0" t="0" r="0" b="0"/>
            <wp:wrapTopAndBottom/>
            <wp:docPr id="5930565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56561" name="Picture 59305656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808220"/>
                    </a:xfrm>
                    <a:prstGeom prst="rect">
                      <a:avLst/>
                    </a:prstGeom>
                  </pic:spPr>
                </pic:pic>
              </a:graphicData>
            </a:graphic>
          </wp:anchor>
        </w:drawing>
      </w:r>
    </w:p>
    <w:p w14:paraId="7F254BFE" w14:textId="3FCB2DCC" w:rsidR="00CD1BD0" w:rsidRDefault="00CD1BD0" w:rsidP="00CD1BD0">
      <w:pPr>
        <w:spacing w:line="480" w:lineRule="auto"/>
        <w:jc w:val="both"/>
        <w:rPr>
          <w:rFonts w:ascii="Times New Roman" w:hAnsi="Times New Roman" w:cs="Times New Roman"/>
          <w:sz w:val="22"/>
          <w:szCs w:val="22"/>
        </w:rPr>
      </w:pPr>
    </w:p>
    <w:p w14:paraId="6C323012" w14:textId="37576755" w:rsidR="00CD1BD0" w:rsidRDefault="00ED1856" w:rsidP="00CD1BD0">
      <w:pPr>
        <w:spacing w:line="480" w:lineRule="auto"/>
        <w:jc w:val="both"/>
        <w:rPr>
          <w:rFonts w:ascii="Times New Roman" w:hAnsi="Times New Roman" w:cs="Times New Roman"/>
          <w:sz w:val="22"/>
          <w:szCs w:val="22"/>
        </w:rPr>
      </w:pPr>
      <w:r>
        <w:rPr>
          <w:rFonts w:ascii="Times New Roman" w:hAnsi="Times New Roman" w:cs="Times New Roman"/>
          <w:sz w:val="22"/>
          <w:szCs w:val="22"/>
        </w:rPr>
        <w:t>.</w:t>
      </w:r>
    </w:p>
    <w:p w14:paraId="208FE211" w14:textId="77777777" w:rsidR="00ED1856" w:rsidRDefault="00ED1856" w:rsidP="00CD1BD0">
      <w:pPr>
        <w:spacing w:line="480" w:lineRule="auto"/>
        <w:jc w:val="both"/>
        <w:rPr>
          <w:rFonts w:ascii="Times New Roman" w:hAnsi="Times New Roman" w:cs="Times New Roman"/>
          <w:sz w:val="22"/>
          <w:szCs w:val="22"/>
        </w:rPr>
      </w:pPr>
    </w:p>
    <w:p w14:paraId="0EEA26FB" w14:textId="77777777" w:rsidR="00ED1856" w:rsidRDefault="00ED1856" w:rsidP="00CD1BD0">
      <w:pPr>
        <w:spacing w:line="480" w:lineRule="auto"/>
        <w:jc w:val="both"/>
        <w:rPr>
          <w:rFonts w:ascii="Times New Roman" w:hAnsi="Times New Roman" w:cs="Times New Roman"/>
          <w:sz w:val="22"/>
          <w:szCs w:val="22"/>
        </w:rPr>
      </w:pPr>
    </w:p>
    <w:p w14:paraId="3B9504E7" w14:textId="77777777" w:rsidR="00ED1856" w:rsidRDefault="00ED1856" w:rsidP="00CD1BD0">
      <w:pPr>
        <w:spacing w:line="480" w:lineRule="auto"/>
        <w:jc w:val="both"/>
        <w:rPr>
          <w:rFonts w:ascii="Times New Roman" w:hAnsi="Times New Roman" w:cs="Times New Roman"/>
          <w:sz w:val="22"/>
          <w:szCs w:val="22"/>
        </w:rPr>
      </w:pPr>
    </w:p>
    <w:p w14:paraId="6624C9F0" w14:textId="77777777" w:rsidR="00ED1856" w:rsidRDefault="00ED1856" w:rsidP="00CD1BD0">
      <w:pPr>
        <w:spacing w:line="480" w:lineRule="auto"/>
        <w:jc w:val="both"/>
        <w:rPr>
          <w:rFonts w:ascii="Times New Roman" w:hAnsi="Times New Roman" w:cs="Times New Roman"/>
          <w:sz w:val="22"/>
          <w:szCs w:val="22"/>
        </w:rPr>
      </w:pPr>
    </w:p>
    <w:p w14:paraId="009BD14F" w14:textId="77777777" w:rsidR="00ED1856" w:rsidRDefault="00ED1856" w:rsidP="00CD1BD0">
      <w:pPr>
        <w:spacing w:line="480" w:lineRule="auto"/>
        <w:jc w:val="both"/>
        <w:rPr>
          <w:rFonts w:ascii="Times New Roman" w:hAnsi="Times New Roman" w:cs="Times New Roman"/>
          <w:sz w:val="22"/>
          <w:szCs w:val="22"/>
        </w:rPr>
      </w:pPr>
    </w:p>
    <w:p w14:paraId="0CEAC4D6" w14:textId="77777777" w:rsidR="00ED1856" w:rsidRDefault="00ED1856" w:rsidP="00CD1BD0">
      <w:pPr>
        <w:spacing w:line="480" w:lineRule="auto"/>
        <w:jc w:val="both"/>
        <w:rPr>
          <w:rFonts w:ascii="Times New Roman" w:hAnsi="Times New Roman" w:cs="Times New Roman"/>
          <w:sz w:val="22"/>
          <w:szCs w:val="22"/>
        </w:rPr>
      </w:pPr>
    </w:p>
    <w:p w14:paraId="75BC93F3" w14:textId="36A2F1A2" w:rsidR="00ED1856" w:rsidRDefault="00ED1856" w:rsidP="00CD1BD0">
      <w:pPr>
        <w:spacing w:line="480" w:lineRule="auto"/>
        <w:jc w:val="both"/>
        <w:rPr>
          <w:rFonts w:ascii="Times New Roman" w:hAnsi="Times New Roman" w:cs="Times New Roman"/>
          <w:noProof/>
          <w:sz w:val="22"/>
          <w:szCs w:val="22"/>
        </w:rPr>
      </w:pPr>
    </w:p>
    <w:p w14:paraId="6A16A1DE" w14:textId="2C71FDA9" w:rsidR="00ED1856" w:rsidRDefault="00ED1856" w:rsidP="00CD1BD0">
      <w:pPr>
        <w:spacing w:line="480" w:lineRule="auto"/>
        <w:jc w:val="both"/>
        <w:rPr>
          <w:rFonts w:ascii="Times New Roman" w:hAnsi="Times New Roman" w:cs="Times New Roman"/>
          <w:sz w:val="22"/>
          <w:szCs w:val="22"/>
        </w:rPr>
      </w:pPr>
      <w:r>
        <w:rPr>
          <w:noProof/>
        </w:rPr>
        <w:drawing>
          <wp:anchor distT="0" distB="0" distL="114300" distR="114300" simplePos="0" relativeHeight="251667456" behindDoc="0" locked="0" layoutInCell="1" allowOverlap="1" wp14:anchorId="636A0A37" wp14:editId="4EC5B316">
            <wp:simplePos x="0" y="0"/>
            <wp:positionH relativeFrom="column">
              <wp:posOffset>0</wp:posOffset>
            </wp:positionH>
            <wp:positionV relativeFrom="page">
              <wp:posOffset>1760220</wp:posOffset>
            </wp:positionV>
            <wp:extent cx="5943600" cy="4084320"/>
            <wp:effectExtent l="0" t="0" r="0" b="11430"/>
            <wp:wrapTopAndBottom/>
            <wp:docPr id="566891631" name="Chart 1">
              <a:extLst xmlns:a="http://schemas.openxmlformats.org/drawingml/2006/main">
                <a:ext uri="{FF2B5EF4-FFF2-40B4-BE49-F238E27FC236}">
                  <a16:creationId xmlns:a16="http://schemas.microsoft.com/office/drawing/2014/main" id="{18493293-D302-58AD-7E09-A5B6B328D2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anchor>
        </w:drawing>
      </w:r>
    </w:p>
    <w:p w14:paraId="0905E96C" w14:textId="2C1D0873" w:rsidR="00ED1856" w:rsidRDefault="00ED1856" w:rsidP="00CD1BD0">
      <w:pPr>
        <w:spacing w:line="480" w:lineRule="auto"/>
        <w:jc w:val="both"/>
        <w:rPr>
          <w:rFonts w:ascii="Times New Roman" w:hAnsi="Times New Roman" w:cs="Times New Roman"/>
          <w:sz w:val="22"/>
          <w:szCs w:val="22"/>
        </w:rPr>
      </w:pPr>
      <w:r>
        <w:rPr>
          <w:noProof/>
        </w:rPr>
        <mc:AlternateContent>
          <mc:Choice Requires="wps">
            <w:drawing>
              <wp:anchor distT="0" distB="0" distL="114300" distR="114300" simplePos="0" relativeHeight="251669504" behindDoc="0" locked="0" layoutInCell="1" allowOverlap="1" wp14:anchorId="5334C272" wp14:editId="6AAEFBDF">
                <wp:simplePos x="0" y="0"/>
                <wp:positionH relativeFrom="margin">
                  <wp:posOffset>0</wp:posOffset>
                </wp:positionH>
                <wp:positionV relativeFrom="page">
                  <wp:posOffset>6629400</wp:posOffset>
                </wp:positionV>
                <wp:extent cx="5943600" cy="302260"/>
                <wp:effectExtent l="0" t="0" r="0" b="2540"/>
                <wp:wrapTopAndBottom/>
                <wp:docPr id="946964757" name="Text Box 1"/>
                <wp:cNvGraphicFramePr/>
                <a:graphic xmlns:a="http://schemas.openxmlformats.org/drawingml/2006/main">
                  <a:graphicData uri="http://schemas.microsoft.com/office/word/2010/wordprocessingShape">
                    <wps:wsp>
                      <wps:cNvSpPr txBox="1"/>
                      <wps:spPr>
                        <a:xfrm>
                          <a:off x="0" y="0"/>
                          <a:ext cx="5943600" cy="302260"/>
                        </a:xfrm>
                        <a:prstGeom prst="rect">
                          <a:avLst/>
                        </a:prstGeom>
                        <a:solidFill>
                          <a:prstClr val="white"/>
                        </a:solidFill>
                        <a:ln>
                          <a:noFill/>
                        </a:ln>
                      </wps:spPr>
                      <wps:txbx>
                        <w:txbxContent>
                          <w:p w14:paraId="1466C7FC" w14:textId="58BE6FBE" w:rsidR="00ED1856" w:rsidRPr="00ED1856" w:rsidRDefault="00ED1856" w:rsidP="00ED1856">
                            <w:pPr>
                              <w:pStyle w:val="Caption"/>
                              <w:rPr>
                                <w:rFonts w:ascii="Times New Roman" w:hAnsi="Times New Roman" w:cs="Times New Roman"/>
                                <w:b/>
                                <w:bCs/>
                                <w:i w:val="0"/>
                                <w:iCs w:val="0"/>
                                <w:noProof/>
                                <w:sz w:val="24"/>
                                <w:szCs w:val="24"/>
                              </w:rPr>
                            </w:pPr>
                            <w:bookmarkStart w:id="212" w:name="_Ref219312101"/>
                            <w:r w:rsidRPr="00ED1856">
                              <w:rPr>
                                <w:rFonts w:ascii="Times New Roman" w:hAnsi="Times New Roman" w:cs="Times New Roman"/>
                                <w:b/>
                                <w:bCs/>
                                <w:i w:val="0"/>
                                <w:iCs w:val="0"/>
                                <w:sz w:val="24"/>
                                <w:szCs w:val="24"/>
                              </w:rPr>
                              <w:t xml:space="preserve">Figure </w:t>
                            </w:r>
                            <w:r w:rsidRPr="00ED1856">
                              <w:rPr>
                                <w:rFonts w:ascii="Times New Roman" w:hAnsi="Times New Roman" w:cs="Times New Roman"/>
                                <w:b/>
                                <w:bCs/>
                                <w:i w:val="0"/>
                                <w:iCs w:val="0"/>
                                <w:sz w:val="24"/>
                                <w:szCs w:val="24"/>
                              </w:rPr>
                              <w:fldChar w:fldCharType="begin"/>
                            </w:r>
                            <w:r w:rsidRPr="00ED1856">
                              <w:rPr>
                                <w:rFonts w:ascii="Times New Roman" w:hAnsi="Times New Roman" w:cs="Times New Roman"/>
                                <w:b/>
                                <w:bCs/>
                                <w:i w:val="0"/>
                                <w:iCs w:val="0"/>
                                <w:sz w:val="24"/>
                                <w:szCs w:val="24"/>
                              </w:rPr>
                              <w:instrText xml:space="preserve"> SEQ Figure \* ARABIC </w:instrText>
                            </w:r>
                            <w:r w:rsidRPr="00ED1856">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4</w:t>
                            </w:r>
                            <w:r w:rsidRPr="00ED1856">
                              <w:rPr>
                                <w:rFonts w:ascii="Times New Roman" w:hAnsi="Times New Roman" w:cs="Times New Roman"/>
                                <w:b/>
                                <w:bCs/>
                                <w:i w:val="0"/>
                                <w:iCs w:val="0"/>
                                <w:sz w:val="24"/>
                                <w:szCs w:val="24"/>
                              </w:rPr>
                              <w:fldChar w:fldCharType="end"/>
                            </w:r>
                            <w:bookmarkEnd w:id="212"/>
                            <w:r w:rsidRPr="00ED1856">
                              <w:rPr>
                                <w:rFonts w:ascii="Times New Roman" w:hAnsi="Times New Roman" w:cs="Times New Roman"/>
                                <w:b/>
                                <w:bCs/>
                                <w:i w:val="0"/>
                                <w:iCs w:val="0"/>
                                <w:sz w:val="24"/>
                                <w:szCs w:val="24"/>
                              </w:rPr>
                              <w:t>: Rural-Urban Inequalities of Decision -Making Autonomy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34C272" id="_x0000_s1029" type="#_x0000_t202" style="position:absolute;left:0;text-align:left;margin-left:0;margin-top:522pt;width:468pt;height:23.8pt;z-index:2516695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" stroked="f">
                <v:textbox style="mso-fit-shape-to-text:t" inset="0,0,0,0">
                  <w:txbxContent>
                    <w:p w14:paraId="1466C7FC" w14:textId="58BE6FBE" w:rsidR="00ED1856" w:rsidRPr="00ED1856" w:rsidRDefault="00ED1856" w:rsidP="00ED1856">
                      <w:pPr>
                        <w:pStyle w:val="Caption"/>
                        <w:rPr>
                          <w:rFonts w:ascii="Times New Roman" w:hAnsi="Times New Roman" w:cs="Times New Roman"/>
                          <w:b/>
                          <w:bCs/>
                          <w:i w:val="0"/>
                          <w:iCs w:val="0"/>
                          <w:noProof/>
                          <w:sz w:val="24"/>
                          <w:szCs w:val="24"/>
                        </w:rPr>
                      </w:pPr>
                      <w:bookmarkStart w:id="213" w:name="_Ref219312101"/>
                      <w:r w:rsidRPr="00ED1856">
                        <w:rPr>
                          <w:rFonts w:ascii="Times New Roman" w:hAnsi="Times New Roman" w:cs="Times New Roman"/>
                          <w:b/>
                          <w:bCs/>
                          <w:i w:val="0"/>
                          <w:iCs w:val="0"/>
                          <w:sz w:val="24"/>
                          <w:szCs w:val="24"/>
                        </w:rPr>
                        <w:t xml:space="preserve">Figure </w:t>
                      </w:r>
                      <w:r w:rsidRPr="00ED1856">
                        <w:rPr>
                          <w:rFonts w:ascii="Times New Roman" w:hAnsi="Times New Roman" w:cs="Times New Roman"/>
                          <w:b/>
                          <w:bCs/>
                          <w:i w:val="0"/>
                          <w:iCs w:val="0"/>
                          <w:sz w:val="24"/>
                          <w:szCs w:val="24"/>
                        </w:rPr>
                        <w:fldChar w:fldCharType="begin"/>
                      </w:r>
                      <w:r w:rsidRPr="00ED1856">
                        <w:rPr>
                          <w:rFonts w:ascii="Times New Roman" w:hAnsi="Times New Roman" w:cs="Times New Roman"/>
                          <w:b/>
                          <w:bCs/>
                          <w:i w:val="0"/>
                          <w:iCs w:val="0"/>
                          <w:sz w:val="24"/>
                          <w:szCs w:val="24"/>
                        </w:rPr>
                        <w:instrText xml:space="preserve"> SEQ Figure \* ARABIC </w:instrText>
                      </w:r>
                      <w:r w:rsidRPr="00ED1856">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4</w:t>
                      </w:r>
                      <w:r w:rsidRPr="00ED1856">
                        <w:rPr>
                          <w:rFonts w:ascii="Times New Roman" w:hAnsi="Times New Roman" w:cs="Times New Roman"/>
                          <w:b/>
                          <w:bCs/>
                          <w:i w:val="0"/>
                          <w:iCs w:val="0"/>
                          <w:sz w:val="24"/>
                          <w:szCs w:val="24"/>
                        </w:rPr>
                        <w:fldChar w:fldCharType="end"/>
                      </w:r>
                      <w:bookmarkEnd w:id="213"/>
                      <w:r w:rsidRPr="00ED1856">
                        <w:rPr>
                          <w:rFonts w:ascii="Times New Roman" w:hAnsi="Times New Roman" w:cs="Times New Roman"/>
                          <w:b/>
                          <w:bCs/>
                          <w:i w:val="0"/>
                          <w:iCs w:val="0"/>
                          <w:sz w:val="24"/>
                          <w:szCs w:val="24"/>
                        </w:rPr>
                        <w:t>: Rural-Urban Inequalities of Decision -Making Autonomy</w:t>
                      </w:r>
                    </w:p>
                  </w:txbxContent>
                </v:textbox>
                <w10:wrap type="topAndBottom" anchorx="margin" anchory="page"/>
              </v:shape>
            </w:pict>
          </mc:Fallback>
        </mc:AlternateContent>
      </w:r>
    </w:p>
    <w:p w14:paraId="69E88585" w14:textId="6160F2DB" w:rsidR="00ED1856" w:rsidRDefault="00ED1856" w:rsidP="00CD1BD0">
      <w:pPr>
        <w:spacing w:line="480" w:lineRule="auto"/>
        <w:jc w:val="both"/>
        <w:rPr>
          <w:rFonts w:ascii="Times New Roman" w:hAnsi="Times New Roman" w:cs="Times New Roman"/>
          <w:sz w:val="22"/>
          <w:szCs w:val="22"/>
        </w:rPr>
      </w:pPr>
      <w:r>
        <w:rPr>
          <w:rFonts w:ascii="Times New Roman" w:hAnsi="Times New Roman" w:cs="Times New Roman"/>
          <w:sz w:val="22"/>
          <w:szCs w:val="22"/>
        </w:rPr>
        <w:t>.</w:t>
      </w:r>
    </w:p>
    <w:p w14:paraId="4BC366E4" w14:textId="77777777" w:rsidR="00ED1856" w:rsidRDefault="00ED1856" w:rsidP="00CD1BD0">
      <w:pPr>
        <w:spacing w:line="480" w:lineRule="auto"/>
        <w:jc w:val="both"/>
        <w:rPr>
          <w:rFonts w:ascii="Times New Roman" w:hAnsi="Times New Roman" w:cs="Times New Roman"/>
          <w:sz w:val="22"/>
          <w:szCs w:val="22"/>
        </w:rPr>
      </w:pPr>
    </w:p>
    <w:p w14:paraId="6D48ECE2" w14:textId="77777777" w:rsidR="00ED1856" w:rsidRDefault="00ED1856" w:rsidP="00CD1BD0">
      <w:pPr>
        <w:spacing w:line="480" w:lineRule="auto"/>
        <w:jc w:val="both"/>
        <w:rPr>
          <w:rFonts w:ascii="Times New Roman" w:hAnsi="Times New Roman" w:cs="Times New Roman"/>
          <w:sz w:val="22"/>
          <w:szCs w:val="22"/>
        </w:rPr>
      </w:pPr>
    </w:p>
    <w:p w14:paraId="08032638" w14:textId="77777777" w:rsidR="00ED1856" w:rsidRDefault="00ED1856" w:rsidP="00CD1BD0">
      <w:pPr>
        <w:spacing w:line="480" w:lineRule="auto"/>
        <w:jc w:val="both"/>
        <w:rPr>
          <w:rFonts w:ascii="Times New Roman" w:hAnsi="Times New Roman" w:cs="Times New Roman"/>
          <w:sz w:val="22"/>
          <w:szCs w:val="22"/>
        </w:rPr>
      </w:pPr>
    </w:p>
    <w:p w14:paraId="02647A0C" w14:textId="77777777" w:rsidR="00ED1856" w:rsidRDefault="00ED1856" w:rsidP="00CD1BD0">
      <w:pPr>
        <w:spacing w:line="480" w:lineRule="auto"/>
        <w:jc w:val="both"/>
        <w:rPr>
          <w:rFonts w:ascii="Times New Roman" w:hAnsi="Times New Roman" w:cs="Times New Roman"/>
          <w:sz w:val="22"/>
          <w:szCs w:val="22"/>
        </w:rPr>
      </w:pPr>
    </w:p>
    <w:p w14:paraId="10466BB7" w14:textId="77777777" w:rsidR="00ED1856" w:rsidRDefault="00ED1856" w:rsidP="00CD1BD0">
      <w:pPr>
        <w:spacing w:line="480" w:lineRule="auto"/>
        <w:jc w:val="both"/>
        <w:rPr>
          <w:rFonts w:ascii="Times New Roman" w:hAnsi="Times New Roman" w:cs="Times New Roman"/>
          <w:sz w:val="22"/>
          <w:szCs w:val="22"/>
        </w:rPr>
      </w:pPr>
    </w:p>
    <w:p w14:paraId="19DAC3E0" w14:textId="1A185644" w:rsidR="00ED1856" w:rsidRDefault="00ED1856" w:rsidP="00CD1BD0">
      <w:pPr>
        <w:spacing w:line="480" w:lineRule="auto"/>
        <w:jc w:val="both"/>
        <w:rPr>
          <w:rFonts w:ascii="Times New Roman" w:hAnsi="Times New Roman" w:cs="Times New Roman"/>
          <w:sz w:val="22"/>
          <w:szCs w:val="22"/>
        </w:rPr>
      </w:pPr>
    </w:p>
    <w:p w14:paraId="448DBA59" w14:textId="77777777" w:rsidR="00ED1856" w:rsidRDefault="00ED1856" w:rsidP="00CD1BD0">
      <w:pPr>
        <w:spacing w:line="480" w:lineRule="auto"/>
        <w:jc w:val="both"/>
        <w:rPr>
          <w:rFonts w:ascii="Times New Roman" w:hAnsi="Times New Roman" w:cs="Times New Roman"/>
          <w:sz w:val="22"/>
          <w:szCs w:val="22"/>
        </w:rPr>
      </w:pPr>
    </w:p>
    <w:p w14:paraId="5B3FA80F" w14:textId="794480CA" w:rsidR="00ED1856" w:rsidRDefault="00ED1856" w:rsidP="00CD1BD0">
      <w:pPr>
        <w:spacing w:line="480" w:lineRule="auto"/>
        <w:jc w:val="both"/>
        <w:rPr>
          <w:rFonts w:ascii="Times New Roman" w:hAnsi="Times New Roman" w:cs="Times New Roman"/>
          <w:sz w:val="22"/>
          <w:szCs w:val="22"/>
        </w:rPr>
      </w:pPr>
      <w:r>
        <w:rPr>
          <w:noProof/>
        </w:rPr>
        <mc:AlternateContent>
          <mc:Choice Requires="wps">
            <w:drawing>
              <wp:anchor distT="0" distB="0" distL="114300" distR="114300" simplePos="0" relativeHeight="251672576" behindDoc="0" locked="0" layoutInCell="1" allowOverlap="1" wp14:anchorId="1547C548" wp14:editId="6CD9143B">
                <wp:simplePos x="0" y="0"/>
                <wp:positionH relativeFrom="column">
                  <wp:posOffset>-160020</wp:posOffset>
                </wp:positionH>
                <wp:positionV relativeFrom="page">
                  <wp:posOffset>6545580</wp:posOffset>
                </wp:positionV>
                <wp:extent cx="5943600" cy="266700"/>
                <wp:effectExtent l="0" t="0" r="0" b="0"/>
                <wp:wrapTopAndBottom/>
                <wp:docPr id="2017873692"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54ABF11D" w14:textId="57771A6D" w:rsidR="00ED1856" w:rsidRPr="00ED1856" w:rsidRDefault="00ED1856" w:rsidP="00ED1856">
                            <w:pPr>
                              <w:pStyle w:val="Caption"/>
                              <w:rPr>
                                <w:rFonts w:ascii="Times New Roman" w:hAnsi="Times New Roman" w:cs="Times New Roman"/>
                                <w:b/>
                                <w:bCs/>
                                <w:i w:val="0"/>
                                <w:iCs w:val="0"/>
                                <w:noProof/>
                                <w:sz w:val="24"/>
                                <w:szCs w:val="24"/>
                              </w:rPr>
                            </w:pPr>
                            <w:bookmarkStart w:id="214" w:name="_Ref219312029"/>
                            <w:r w:rsidRPr="00ED1856">
                              <w:rPr>
                                <w:rFonts w:ascii="Times New Roman" w:hAnsi="Times New Roman" w:cs="Times New Roman"/>
                                <w:b/>
                                <w:bCs/>
                                <w:i w:val="0"/>
                                <w:iCs w:val="0"/>
                                <w:sz w:val="24"/>
                                <w:szCs w:val="24"/>
                              </w:rPr>
                              <w:t xml:space="preserve">Figure </w:t>
                            </w:r>
                            <w:r w:rsidRPr="00ED1856">
                              <w:rPr>
                                <w:rFonts w:ascii="Times New Roman" w:hAnsi="Times New Roman" w:cs="Times New Roman"/>
                                <w:b/>
                                <w:bCs/>
                                <w:i w:val="0"/>
                                <w:iCs w:val="0"/>
                                <w:sz w:val="24"/>
                                <w:szCs w:val="24"/>
                              </w:rPr>
                              <w:fldChar w:fldCharType="begin"/>
                            </w:r>
                            <w:r w:rsidRPr="00ED1856">
                              <w:rPr>
                                <w:rFonts w:ascii="Times New Roman" w:hAnsi="Times New Roman" w:cs="Times New Roman"/>
                                <w:b/>
                                <w:bCs/>
                                <w:i w:val="0"/>
                                <w:iCs w:val="0"/>
                                <w:sz w:val="24"/>
                                <w:szCs w:val="24"/>
                              </w:rPr>
                              <w:instrText xml:space="preserve"> SEQ Figure \* ARABIC </w:instrText>
                            </w:r>
                            <w:r w:rsidRPr="00ED1856">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5</w:t>
                            </w:r>
                            <w:r w:rsidRPr="00ED1856">
                              <w:rPr>
                                <w:rFonts w:ascii="Times New Roman" w:hAnsi="Times New Roman" w:cs="Times New Roman"/>
                                <w:b/>
                                <w:bCs/>
                                <w:i w:val="0"/>
                                <w:iCs w:val="0"/>
                                <w:sz w:val="24"/>
                                <w:szCs w:val="24"/>
                              </w:rPr>
                              <w:fldChar w:fldCharType="end"/>
                            </w:r>
                            <w:bookmarkEnd w:id="214"/>
                            <w:r w:rsidRPr="00ED1856">
                              <w:rPr>
                                <w:rFonts w:ascii="Times New Roman" w:hAnsi="Times New Roman" w:cs="Times New Roman"/>
                                <w:b/>
                                <w:bCs/>
                                <w:i w:val="0"/>
                                <w:iCs w:val="0"/>
                                <w:sz w:val="24"/>
                                <w:szCs w:val="24"/>
                              </w:rPr>
                              <w:t>:ROC curve showing model performance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47C548" id="_x0000_s1030" type="#_x0000_t202" style="position:absolute;left:0;text-align:left;margin-left:-12.6pt;margin-top:515.4pt;width:468pt;height:21pt;z-index:2516725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vHHAIAAEIEAAAOAAAAZHJzL2Uyb0RvYy54bWysU8Fu2zAMvQ/YPwi6L06yLu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" stroked="f">
                <v:textbox style="mso-fit-shape-to-text:t" inset="0,0,0,0">
                  <w:txbxContent>
                    <w:p w14:paraId="54ABF11D" w14:textId="57771A6D" w:rsidR="00ED1856" w:rsidRPr="00ED1856" w:rsidRDefault="00ED1856" w:rsidP="00ED1856">
                      <w:pPr>
                        <w:pStyle w:val="Caption"/>
                        <w:rPr>
                          <w:rFonts w:ascii="Times New Roman" w:hAnsi="Times New Roman" w:cs="Times New Roman"/>
                          <w:b/>
                          <w:bCs/>
                          <w:i w:val="0"/>
                          <w:iCs w:val="0"/>
                          <w:noProof/>
                          <w:sz w:val="24"/>
                          <w:szCs w:val="24"/>
                        </w:rPr>
                      </w:pPr>
                      <w:bookmarkStart w:id="215" w:name="_Ref219312029"/>
                      <w:r w:rsidRPr="00ED1856">
                        <w:rPr>
                          <w:rFonts w:ascii="Times New Roman" w:hAnsi="Times New Roman" w:cs="Times New Roman"/>
                          <w:b/>
                          <w:bCs/>
                          <w:i w:val="0"/>
                          <w:iCs w:val="0"/>
                          <w:sz w:val="24"/>
                          <w:szCs w:val="24"/>
                        </w:rPr>
                        <w:t xml:space="preserve">Figure </w:t>
                      </w:r>
                      <w:r w:rsidRPr="00ED1856">
                        <w:rPr>
                          <w:rFonts w:ascii="Times New Roman" w:hAnsi="Times New Roman" w:cs="Times New Roman"/>
                          <w:b/>
                          <w:bCs/>
                          <w:i w:val="0"/>
                          <w:iCs w:val="0"/>
                          <w:sz w:val="24"/>
                          <w:szCs w:val="24"/>
                        </w:rPr>
                        <w:fldChar w:fldCharType="begin"/>
                      </w:r>
                      <w:r w:rsidRPr="00ED1856">
                        <w:rPr>
                          <w:rFonts w:ascii="Times New Roman" w:hAnsi="Times New Roman" w:cs="Times New Roman"/>
                          <w:b/>
                          <w:bCs/>
                          <w:i w:val="0"/>
                          <w:iCs w:val="0"/>
                          <w:sz w:val="24"/>
                          <w:szCs w:val="24"/>
                        </w:rPr>
                        <w:instrText xml:space="preserve"> SEQ Figure \* ARABIC </w:instrText>
                      </w:r>
                      <w:r w:rsidRPr="00ED1856">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5</w:t>
                      </w:r>
                      <w:r w:rsidRPr="00ED1856">
                        <w:rPr>
                          <w:rFonts w:ascii="Times New Roman" w:hAnsi="Times New Roman" w:cs="Times New Roman"/>
                          <w:b/>
                          <w:bCs/>
                          <w:i w:val="0"/>
                          <w:iCs w:val="0"/>
                          <w:sz w:val="24"/>
                          <w:szCs w:val="24"/>
                        </w:rPr>
                        <w:fldChar w:fldCharType="end"/>
                      </w:r>
                      <w:bookmarkEnd w:id="215"/>
                      <w:r w:rsidRPr="00ED1856">
                        <w:rPr>
                          <w:rFonts w:ascii="Times New Roman" w:hAnsi="Times New Roman" w:cs="Times New Roman"/>
                          <w:b/>
                          <w:bCs/>
                          <w:i w:val="0"/>
                          <w:iCs w:val="0"/>
                          <w:sz w:val="24"/>
                          <w:szCs w:val="24"/>
                        </w:rPr>
                        <w:t>:ROC curve showing model performance</w:t>
                      </w:r>
                    </w:p>
                  </w:txbxContent>
                </v:textbox>
                <w10:wrap type="topAndBottom" anchory="page"/>
              </v:shape>
            </w:pict>
          </mc:Fallback>
        </mc:AlternateContent>
      </w:r>
      <w:r>
        <w:rPr>
          <w:rFonts w:ascii="Times New Roman" w:hAnsi="Times New Roman" w:cs="Times New Roman"/>
          <w:noProof/>
          <w:sz w:val="22"/>
          <w:szCs w:val="22"/>
        </w:rPr>
        <w:drawing>
          <wp:anchor distT="0" distB="0" distL="114300" distR="114300" simplePos="0" relativeHeight="251670528" behindDoc="0" locked="0" layoutInCell="1" allowOverlap="1" wp14:anchorId="28DA185A" wp14:editId="7EEEAC5A">
            <wp:simplePos x="0" y="0"/>
            <wp:positionH relativeFrom="column">
              <wp:posOffset>0</wp:posOffset>
            </wp:positionH>
            <wp:positionV relativeFrom="page">
              <wp:posOffset>1760220</wp:posOffset>
            </wp:positionV>
            <wp:extent cx="5943600" cy="4323715"/>
            <wp:effectExtent l="0" t="0" r="0" b="635"/>
            <wp:wrapTopAndBottom/>
            <wp:docPr id="1029556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56951" name="Picture 1029556951"/>
                    <pic:cNvPicPr/>
                  </pic:nvPicPr>
                  <pic:blipFill>
                    <a:blip r:embed="rId16">
                      <a:extLst>
                        <a:ext uri="{28A0092B-C50C-407E-A947-70E740481C1C}">
                          <a14:useLocalDpi xmlns:a14="http://schemas.microsoft.com/office/drawing/2010/main" val="0"/>
                        </a:ext>
                      </a:extLst>
                    </a:blip>
                    <a:stretch>
                      <a:fillRect/>
                    </a:stretch>
                  </pic:blipFill>
                  <pic:spPr>
                    <a:xfrm>
                      <a:off x="0" y="0"/>
                      <a:ext cx="5943600" cy="4323715"/>
                    </a:xfrm>
                    <a:prstGeom prst="rect">
                      <a:avLst/>
                    </a:prstGeom>
                  </pic:spPr>
                </pic:pic>
              </a:graphicData>
            </a:graphic>
          </wp:anchor>
        </w:drawing>
      </w:r>
      <w:r>
        <w:rPr>
          <w:rFonts w:ascii="Times New Roman" w:hAnsi="Times New Roman" w:cs="Times New Roman"/>
          <w:sz w:val="22"/>
          <w:szCs w:val="22"/>
        </w:rPr>
        <w:t>.</w:t>
      </w:r>
    </w:p>
    <w:p w14:paraId="50F7BA3D" w14:textId="77777777" w:rsidR="00ED1856" w:rsidRDefault="00ED1856" w:rsidP="00CD1BD0">
      <w:pPr>
        <w:spacing w:line="480" w:lineRule="auto"/>
        <w:jc w:val="both"/>
        <w:rPr>
          <w:rFonts w:ascii="Times New Roman" w:hAnsi="Times New Roman" w:cs="Times New Roman"/>
          <w:sz w:val="22"/>
          <w:szCs w:val="22"/>
        </w:rPr>
      </w:pPr>
    </w:p>
    <w:p w14:paraId="557ED980" w14:textId="77777777" w:rsidR="00ED1856" w:rsidRDefault="00ED1856" w:rsidP="00CD1BD0">
      <w:pPr>
        <w:spacing w:line="480" w:lineRule="auto"/>
        <w:jc w:val="both"/>
        <w:rPr>
          <w:rFonts w:ascii="Times New Roman" w:hAnsi="Times New Roman" w:cs="Times New Roman"/>
          <w:sz w:val="22"/>
          <w:szCs w:val="22"/>
        </w:rPr>
      </w:pPr>
    </w:p>
    <w:p w14:paraId="2944DF88" w14:textId="77777777" w:rsidR="00ED1856" w:rsidRDefault="00ED1856" w:rsidP="00CD1BD0">
      <w:pPr>
        <w:spacing w:line="480" w:lineRule="auto"/>
        <w:jc w:val="both"/>
        <w:rPr>
          <w:rFonts w:ascii="Times New Roman" w:hAnsi="Times New Roman" w:cs="Times New Roman"/>
          <w:sz w:val="22"/>
          <w:szCs w:val="22"/>
        </w:rPr>
      </w:pPr>
    </w:p>
    <w:p w14:paraId="379BB989" w14:textId="77777777" w:rsidR="00ED1856" w:rsidRDefault="00ED1856" w:rsidP="00CD1BD0">
      <w:pPr>
        <w:spacing w:line="480" w:lineRule="auto"/>
        <w:jc w:val="both"/>
        <w:rPr>
          <w:rFonts w:ascii="Times New Roman" w:hAnsi="Times New Roman" w:cs="Times New Roman"/>
          <w:sz w:val="22"/>
          <w:szCs w:val="22"/>
        </w:rPr>
      </w:pPr>
    </w:p>
    <w:p w14:paraId="5F0E1CEE" w14:textId="77777777" w:rsidR="00ED1856" w:rsidRDefault="00ED1856" w:rsidP="00CD1BD0">
      <w:pPr>
        <w:spacing w:line="480" w:lineRule="auto"/>
        <w:jc w:val="both"/>
        <w:rPr>
          <w:rFonts w:ascii="Times New Roman" w:hAnsi="Times New Roman" w:cs="Times New Roman"/>
          <w:sz w:val="22"/>
          <w:szCs w:val="22"/>
        </w:rPr>
      </w:pPr>
    </w:p>
    <w:p w14:paraId="5844889F" w14:textId="77777777" w:rsidR="00ED1856" w:rsidRDefault="00ED1856" w:rsidP="00CD1BD0">
      <w:pPr>
        <w:spacing w:line="480" w:lineRule="auto"/>
        <w:jc w:val="both"/>
        <w:rPr>
          <w:rFonts w:ascii="Times New Roman" w:hAnsi="Times New Roman" w:cs="Times New Roman"/>
          <w:sz w:val="22"/>
          <w:szCs w:val="22"/>
        </w:rPr>
      </w:pPr>
    </w:p>
    <w:p w14:paraId="147FE401" w14:textId="77777777" w:rsidR="00ED1856" w:rsidRDefault="00ED1856" w:rsidP="00CD1BD0">
      <w:pPr>
        <w:spacing w:line="480" w:lineRule="auto"/>
        <w:jc w:val="both"/>
        <w:rPr>
          <w:rFonts w:ascii="Times New Roman" w:hAnsi="Times New Roman" w:cs="Times New Roman"/>
          <w:sz w:val="22"/>
          <w:szCs w:val="22"/>
        </w:rPr>
      </w:pPr>
    </w:p>
    <w:p w14:paraId="33483E19" w14:textId="371B7049" w:rsidR="00ED1856" w:rsidRDefault="00ED1856" w:rsidP="00CD1BD0">
      <w:pPr>
        <w:spacing w:line="480" w:lineRule="auto"/>
        <w:jc w:val="both"/>
        <w:rPr>
          <w:rFonts w:ascii="Times New Roman" w:hAnsi="Times New Roman" w:cs="Times New Roman"/>
          <w:sz w:val="22"/>
          <w:szCs w:val="22"/>
        </w:rPr>
      </w:pPr>
      <w:r>
        <w:rPr>
          <w:noProof/>
        </w:rPr>
        <mc:AlternateContent>
          <mc:Choice Requires="wps">
            <w:drawing>
              <wp:anchor distT="0" distB="0" distL="114300" distR="114300" simplePos="0" relativeHeight="251675648" behindDoc="0" locked="0" layoutInCell="1" allowOverlap="1" wp14:anchorId="117337B0" wp14:editId="37EF9A00">
                <wp:simplePos x="0" y="0"/>
                <wp:positionH relativeFrom="column">
                  <wp:posOffset>0</wp:posOffset>
                </wp:positionH>
                <wp:positionV relativeFrom="page">
                  <wp:posOffset>5364480</wp:posOffset>
                </wp:positionV>
                <wp:extent cx="5943600" cy="266700"/>
                <wp:effectExtent l="0" t="0" r="0" b="0"/>
                <wp:wrapTopAndBottom/>
                <wp:docPr id="310948069"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53004EE2" w14:textId="5ADC5DFE" w:rsidR="00ED1856" w:rsidRPr="00ED1856" w:rsidRDefault="00ED1856" w:rsidP="00ED1856">
                            <w:pPr>
                              <w:pStyle w:val="Caption"/>
                              <w:rPr>
                                <w:rFonts w:ascii="Times New Roman" w:hAnsi="Times New Roman" w:cs="Times New Roman"/>
                                <w:b/>
                                <w:bCs/>
                                <w:i w:val="0"/>
                                <w:iCs w:val="0"/>
                                <w:noProof/>
                                <w:sz w:val="24"/>
                                <w:szCs w:val="24"/>
                              </w:rPr>
                            </w:pPr>
                            <w:bookmarkStart w:id="216" w:name="_Ref219311982"/>
                            <w:r w:rsidRPr="00ED1856">
                              <w:rPr>
                                <w:rFonts w:ascii="Times New Roman" w:hAnsi="Times New Roman" w:cs="Times New Roman"/>
                                <w:b/>
                                <w:bCs/>
                                <w:i w:val="0"/>
                                <w:iCs w:val="0"/>
                                <w:sz w:val="24"/>
                                <w:szCs w:val="24"/>
                              </w:rPr>
                              <w:t xml:space="preserve">Figure </w:t>
                            </w:r>
                            <w:r w:rsidRPr="00ED1856">
                              <w:rPr>
                                <w:rFonts w:ascii="Times New Roman" w:hAnsi="Times New Roman" w:cs="Times New Roman"/>
                                <w:b/>
                                <w:bCs/>
                                <w:i w:val="0"/>
                                <w:iCs w:val="0"/>
                                <w:sz w:val="24"/>
                                <w:szCs w:val="24"/>
                              </w:rPr>
                              <w:fldChar w:fldCharType="begin"/>
                            </w:r>
                            <w:r w:rsidRPr="00ED1856">
                              <w:rPr>
                                <w:rFonts w:ascii="Times New Roman" w:hAnsi="Times New Roman" w:cs="Times New Roman"/>
                                <w:b/>
                                <w:bCs/>
                                <w:i w:val="0"/>
                                <w:iCs w:val="0"/>
                                <w:sz w:val="24"/>
                                <w:szCs w:val="24"/>
                              </w:rPr>
                              <w:instrText xml:space="preserve"> SEQ Figure \* ARABIC </w:instrText>
                            </w:r>
                            <w:r w:rsidRPr="00ED1856">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6</w:t>
                            </w:r>
                            <w:r w:rsidRPr="00ED1856">
                              <w:rPr>
                                <w:rFonts w:ascii="Times New Roman" w:hAnsi="Times New Roman" w:cs="Times New Roman"/>
                                <w:b/>
                                <w:bCs/>
                                <w:i w:val="0"/>
                                <w:iCs w:val="0"/>
                                <w:sz w:val="24"/>
                                <w:szCs w:val="24"/>
                              </w:rPr>
                              <w:fldChar w:fldCharType="end"/>
                            </w:r>
                            <w:bookmarkEnd w:id="216"/>
                            <w:r w:rsidRPr="00ED1856">
                              <w:rPr>
                                <w:rFonts w:ascii="Times New Roman" w:hAnsi="Times New Roman" w:cs="Times New Roman"/>
                                <w:b/>
                                <w:bCs/>
                                <w:i w:val="0"/>
                                <w:iCs w:val="0"/>
                                <w:sz w:val="24"/>
                                <w:szCs w:val="24"/>
                              </w:rPr>
                              <w:t>: Spatial Inequalities of Depression Prevalences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7337B0" id="_x0000_s1031" type="#_x0000_t202" style="position:absolute;left:0;text-align:left;margin-left:0;margin-top:422.4pt;width:468pt;height:21pt;z-index:25167564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" stroked="f">
                <v:textbox style="mso-fit-shape-to-text:t" inset="0,0,0,0">
                  <w:txbxContent>
                    <w:p w14:paraId="53004EE2" w14:textId="5ADC5DFE" w:rsidR="00ED1856" w:rsidRPr="00ED1856" w:rsidRDefault="00ED1856" w:rsidP="00ED1856">
                      <w:pPr>
                        <w:pStyle w:val="Caption"/>
                        <w:rPr>
                          <w:rFonts w:ascii="Times New Roman" w:hAnsi="Times New Roman" w:cs="Times New Roman"/>
                          <w:b/>
                          <w:bCs/>
                          <w:i w:val="0"/>
                          <w:iCs w:val="0"/>
                          <w:noProof/>
                          <w:sz w:val="24"/>
                          <w:szCs w:val="24"/>
                        </w:rPr>
                      </w:pPr>
                      <w:bookmarkStart w:id="217" w:name="_Ref219311982"/>
                      <w:r w:rsidRPr="00ED1856">
                        <w:rPr>
                          <w:rFonts w:ascii="Times New Roman" w:hAnsi="Times New Roman" w:cs="Times New Roman"/>
                          <w:b/>
                          <w:bCs/>
                          <w:i w:val="0"/>
                          <w:iCs w:val="0"/>
                          <w:sz w:val="24"/>
                          <w:szCs w:val="24"/>
                        </w:rPr>
                        <w:t xml:space="preserve">Figure </w:t>
                      </w:r>
                      <w:r w:rsidRPr="00ED1856">
                        <w:rPr>
                          <w:rFonts w:ascii="Times New Roman" w:hAnsi="Times New Roman" w:cs="Times New Roman"/>
                          <w:b/>
                          <w:bCs/>
                          <w:i w:val="0"/>
                          <w:iCs w:val="0"/>
                          <w:sz w:val="24"/>
                          <w:szCs w:val="24"/>
                        </w:rPr>
                        <w:fldChar w:fldCharType="begin"/>
                      </w:r>
                      <w:r w:rsidRPr="00ED1856">
                        <w:rPr>
                          <w:rFonts w:ascii="Times New Roman" w:hAnsi="Times New Roman" w:cs="Times New Roman"/>
                          <w:b/>
                          <w:bCs/>
                          <w:i w:val="0"/>
                          <w:iCs w:val="0"/>
                          <w:sz w:val="24"/>
                          <w:szCs w:val="24"/>
                        </w:rPr>
                        <w:instrText xml:space="preserve"> SEQ Figure \* ARABIC </w:instrText>
                      </w:r>
                      <w:r w:rsidRPr="00ED1856">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6</w:t>
                      </w:r>
                      <w:r w:rsidRPr="00ED1856">
                        <w:rPr>
                          <w:rFonts w:ascii="Times New Roman" w:hAnsi="Times New Roman" w:cs="Times New Roman"/>
                          <w:b/>
                          <w:bCs/>
                          <w:i w:val="0"/>
                          <w:iCs w:val="0"/>
                          <w:sz w:val="24"/>
                          <w:szCs w:val="24"/>
                        </w:rPr>
                        <w:fldChar w:fldCharType="end"/>
                      </w:r>
                      <w:bookmarkEnd w:id="217"/>
                      <w:r w:rsidRPr="00ED1856">
                        <w:rPr>
                          <w:rFonts w:ascii="Times New Roman" w:hAnsi="Times New Roman" w:cs="Times New Roman"/>
                          <w:b/>
                          <w:bCs/>
                          <w:i w:val="0"/>
                          <w:iCs w:val="0"/>
                          <w:sz w:val="24"/>
                          <w:szCs w:val="24"/>
                        </w:rPr>
                        <w:t>: Spatial Inequalities of Depression Prevalences</w:t>
                      </w:r>
                    </w:p>
                  </w:txbxContent>
                </v:textbox>
                <w10:wrap type="topAndBottom" anchory="page"/>
              </v:shape>
            </w:pict>
          </mc:Fallback>
        </mc:AlternateContent>
      </w:r>
      <w:r>
        <w:rPr>
          <w:rFonts w:ascii="Times New Roman" w:hAnsi="Times New Roman" w:cs="Times New Roman"/>
          <w:noProof/>
          <w:sz w:val="22"/>
          <w:szCs w:val="22"/>
        </w:rPr>
        <w:drawing>
          <wp:anchor distT="0" distB="0" distL="114300" distR="114300" simplePos="0" relativeHeight="251673600" behindDoc="0" locked="0" layoutInCell="1" allowOverlap="1" wp14:anchorId="5A90DB89" wp14:editId="388D604E">
            <wp:simplePos x="0" y="0"/>
            <wp:positionH relativeFrom="column">
              <wp:posOffset>0</wp:posOffset>
            </wp:positionH>
            <wp:positionV relativeFrom="page">
              <wp:posOffset>1760220</wp:posOffset>
            </wp:positionV>
            <wp:extent cx="5943600" cy="3548380"/>
            <wp:effectExtent l="0" t="0" r="0" b="0"/>
            <wp:wrapTopAndBottom/>
            <wp:docPr id="12462027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02700" name="Picture 1246202700"/>
                    <pic:cNvPicPr/>
                  </pic:nvPicPr>
                  <pic:blipFill>
                    <a:blip r:embed="rId17">
                      <a:extLst>
                        <a:ext uri="{28A0092B-C50C-407E-A947-70E740481C1C}">
                          <a14:useLocalDpi xmlns:a14="http://schemas.microsoft.com/office/drawing/2010/main" val="0"/>
                        </a:ext>
                      </a:extLst>
                    </a:blip>
                    <a:stretch>
                      <a:fillRect/>
                    </a:stretch>
                  </pic:blipFill>
                  <pic:spPr>
                    <a:xfrm>
                      <a:off x="0" y="0"/>
                      <a:ext cx="5943600" cy="3548380"/>
                    </a:xfrm>
                    <a:prstGeom prst="rect">
                      <a:avLst/>
                    </a:prstGeom>
                  </pic:spPr>
                </pic:pic>
              </a:graphicData>
            </a:graphic>
          </wp:anchor>
        </w:drawing>
      </w:r>
      <w:r>
        <w:rPr>
          <w:rFonts w:ascii="Times New Roman" w:hAnsi="Times New Roman" w:cs="Times New Roman"/>
          <w:sz w:val="22"/>
          <w:szCs w:val="22"/>
        </w:rPr>
        <w:t>.</w:t>
      </w:r>
    </w:p>
    <w:p w14:paraId="2A789DCA" w14:textId="77777777" w:rsidR="00ED1856" w:rsidRDefault="00ED1856" w:rsidP="00CD1BD0">
      <w:pPr>
        <w:spacing w:line="480" w:lineRule="auto"/>
        <w:jc w:val="both"/>
        <w:rPr>
          <w:rFonts w:ascii="Times New Roman" w:hAnsi="Times New Roman" w:cs="Times New Roman"/>
          <w:sz w:val="22"/>
          <w:szCs w:val="22"/>
        </w:rPr>
      </w:pPr>
    </w:p>
    <w:p w14:paraId="4468756A" w14:textId="77777777" w:rsidR="00ED1856" w:rsidRDefault="00ED1856" w:rsidP="00CD1BD0">
      <w:pPr>
        <w:spacing w:line="480" w:lineRule="auto"/>
        <w:jc w:val="both"/>
        <w:rPr>
          <w:rFonts w:ascii="Times New Roman" w:hAnsi="Times New Roman" w:cs="Times New Roman"/>
          <w:sz w:val="22"/>
          <w:szCs w:val="22"/>
        </w:rPr>
      </w:pPr>
    </w:p>
    <w:p w14:paraId="1524D58B" w14:textId="77777777" w:rsidR="00ED1856" w:rsidRDefault="00ED1856" w:rsidP="00CD1BD0">
      <w:pPr>
        <w:spacing w:line="480" w:lineRule="auto"/>
        <w:jc w:val="both"/>
        <w:rPr>
          <w:rFonts w:ascii="Times New Roman" w:hAnsi="Times New Roman" w:cs="Times New Roman"/>
          <w:sz w:val="22"/>
          <w:szCs w:val="22"/>
        </w:rPr>
      </w:pPr>
    </w:p>
    <w:p w14:paraId="3A9B3CDA" w14:textId="77777777" w:rsidR="00ED1856" w:rsidRDefault="00ED1856" w:rsidP="00CD1BD0">
      <w:pPr>
        <w:spacing w:line="480" w:lineRule="auto"/>
        <w:jc w:val="both"/>
        <w:rPr>
          <w:rFonts w:ascii="Times New Roman" w:hAnsi="Times New Roman" w:cs="Times New Roman"/>
          <w:sz w:val="22"/>
          <w:szCs w:val="22"/>
        </w:rPr>
      </w:pPr>
    </w:p>
    <w:p w14:paraId="395E354E" w14:textId="77777777" w:rsidR="00ED1856" w:rsidRDefault="00ED1856" w:rsidP="00CD1BD0">
      <w:pPr>
        <w:spacing w:line="480" w:lineRule="auto"/>
        <w:jc w:val="both"/>
        <w:rPr>
          <w:rFonts w:ascii="Times New Roman" w:hAnsi="Times New Roman" w:cs="Times New Roman"/>
          <w:sz w:val="22"/>
          <w:szCs w:val="22"/>
        </w:rPr>
      </w:pPr>
    </w:p>
    <w:p w14:paraId="2CFBF433" w14:textId="77777777" w:rsidR="00ED1856" w:rsidRDefault="00ED1856" w:rsidP="00CD1BD0">
      <w:pPr>
        <w:spacing w:line="480" w:lineRule="auto"/>
        <w:jc w:val="both"/>
        <w:rPr>
          <w:rFonts w:ascii="Times New Roman" w:hAnsi="Times New Roman" w:cs="Times New Roman"/>
          <w:sz w:val="22"/>
          <w:szCs w:val="22"/>
        </w:rPr>
      </w:pPr>
    </w:p>
    <w:p w14:paraId="3815B69E" w14:textId="77777777" w:rsidR="00ED1856" w:rsidRDefault="00ED1856" w:rsidP="00CD1BD0">
      <w:pPr>
        <w:spacing w:line="480" w:lineRule="auto"/>
        <w:jc w:val="both"/>
        <w:rPr>
          <w:rFonts w:ascii="Times New Roman" w:hAnsi="Times New Roman" w:cs="Times New Roman"/>
          <w:sz w:val="22"/>
          <w:szCs w:val="22"/>
        </w:rPr>
      </w:pPr>
    </w:p>
    <w:p w14:paraId="29512FBF" w14:textId="6BBFEACE" w:rsidR="00ED1856" w:rsidRDefault="00ED1856" w:rsidP="00CD1BD0">
      <w:pPr>
        <w:spacing w:line="480" w:lineRule="auto"/>
        <w:jc w:val="both"/>
        <w:rPr>
          <w:rFonts w:ascii="Times New Roman" w:hAnsi="Times New Roman" w:cs="Times New Roman"/>
          <w:sz w:val="22"/>
          <w:szCs w:val="22"/>
        </w:rPr>
      </w:pPr>
      <w:r>
        <w:rPr>
          <w:rFonts w:ascii="Times New Roman" w:hAnsi="Times New Roman" w:cs="Times New Roman"/>
          <w:noProof/>
          <w:sz w:val="22"/>
          <w:szCs w:val="22"/>
        </w:rPr>
        <w:lastRenderedPageBreak/>
        <w:drawing>
          <wp:anchor distT="0" distB="0" distL="114300" distR="114300" simplePos="0" relativeHeight="251676672" behindDoc="0" locked="0" layoutInCell="1" allowOverlap="1" wp14:anchorId="2075FE19" wp14:editId="304572E1">
            <wp:simplePos x="0" y="0"/>
            <wp:positionH relativeFrom="margin">
              <wp:posOffset>137160</wp:posOffset>
            </wp:positionH>
            <wp:positionV relativeFrom="page">
              <wp:posOffset>1257300</wp:posOffset>
            </wp:positionV>
            <wp:extent cx="5806440" cy="3048635"/>
            <wp:effectExtent l="0" t="0" r="3810" b="0"/>
            <wp:wrapTopAndBottom/>
            <wp:docPr id="2535457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45757" name="Picture 253545757"/>
                    <pic:cNvPicPr/>
                  </pic:nvPicPr>
                  <pic:blipFill>
                    <a:blip r:embed="rId18">
                      <a:extLst>
                        <a:ext uri="{28A0092B-C50C-407E-A947-70E740481C1C}">
                          <a14:useLocalDpi xmlns:a14="http://schemas.microsoft.com/office/drawing/2010/main" val="0"/>
                        </a:ext>
                      </a:extLst>
                    </a:blip>
                    <a:stretch>
                      <a:fillRect/>
                    </a:stretch>
                  </pic:blipFill>
                  <pic:spPr>
                    <a:xfrm>
                      <a:off x="0" y="0"/>
                      <a:ext cx="5806440" cy="3048635"/>
                    </a:xfrm>
                    <a:prstGeom prst="rect">
                      <a:avLst/>
                    </a:prstGeom>
                  </pic:spPr>
                </pic:pic>
              </a:graphicData>
            </a:graphic>
            <wp14:sizeRelH relativeFrom="margin">
              <wp14:pctWidth>0</wp14:pctWidth>
            </wp14:sizeRelH>
            <wp14:sizeRelV relativeFrom="margin">
              <wp14:pctHeight>0</wp14:pctHeight>
            </wp14:sizeRelV>
          </wp:anchor>
        </w:drawing>
      </w:r>
    </w:p>
    <w:p w14:paraId="278F117C" w14:textId="3C9FD174" w:rsidR="00ED1856" w:rsidRDefault="00ED1856" w:rsidP="00CD1BD0">
      <w:pPr>
        <w:spacing w:line="480" w:lineRule="auto"/>
        <w:jc w:val="both"/>
        <w:rPr>
          <w:rFonts w:ascii="Times New Roman" w:hAnsi="Times New Roman" w:cs="Times New Roman"/>
          <w:sz w:val="22"/>
          <w:szCs w:val="22"/>
        </w:rPr>
      </w:pPr>
      <w:r>
        <w:rPr>
          <w:noProof/>
        </w:rPr>
        <mc:AlternateContent>
          <mc:Choice Requires="wps">
            <w:drawing>
              <wp:anchor distT="0" distB="0" distL="114300" distR="114300" simplePos="0" relativeHeight="251678720" behindDoc="0" locked="0" layoutInCell="1" allowOverlap="1" wp14:anchorId="5AA7E5DA" wp14:editId="393421D2">
                <wp:simplePos x="0" y="0"/>
                <wp:positionH relativeFrom="column">
                  <wp:posOffset>137160</wp:posOffset>
                </wp:positionH>
                <wp:positionV relativeFrom="page">
                  <wp:posOffset>4556760</wp:posOffset>
                </wp:positionV>
                <wp:extent cx="5806440" cy="266700"/>
                <wp:effectExtent l="0" t="0" r="3810" b="0"/>
                <wp:wrapTopAndBottom/>
                <wp:docPr id="1170039971" name="Text Box 1"/>
                <wp:cNvGraphicFramePr/>
                <a:graphic xmlns:a="http://schemas.openxmlformats.org/drawingml/2006/main">
                  <a:graphicData uri="http://schemas.microsoft.com/office/word/2010/wordprocessingShape">
                    <wps:wsp>
                      <wps:cNvSpPr txBox="1"/>
                      <wps:spPr>
                        <a:xfrm>
                          <a:off x="0" y="0"/>
                          <a:ext cx="5806440" cy="266700"/>
                        </a:xfrm>
                        <a:prstGeom prst="rect">
                          <a:avLst/>
                        </a:prstGeom>
                        <a:solidFill>
                          <a:prstClr val="white"/>
                        </a:solidFill>
                        <a:ln>
                          <a:noFill/>
                        </a:ln>
                      </wps:spPr>
                      <wps:txbx>
                        <w:txbxContent>
                          <w:p w14:paraId="2961E8EC" w14:textId="7E572774" w:rsidR="00ED1856" w:rsidRPr="00ED1856" w:rsidRDefault="00ED1856" w:rsidP="00ED1856">
                            <w:pPr>
                              <w:pStyle w:val="Caption"/>
                              <w:rPr>
                                <w:rFonts w:ascii="Times New Roman" w:hAnsi="Times New Roman" w:cs="Times New Roman"/>
                                <w:b/>
                                <w:bCs/>
                                <w:i w:val="0"/>
                                <w:iCs w:val="0"/>
                                <w:noProof/>
                                <w:sz w:val="24"/>
                                <w:szCs w:val="24"/>
                              </w:rPr>
                            </w:pPr>
                            <w:bookmarkStart w:id="218" w:name="_Ref219312009"/>
                            <w:r w:rsidRPr="00ED1856">
                              <w:rPr>
                                <w:rFonts w:ascii="Times New Roman" w:hAnsi="Times New Roman" w:cs="Times New Roman"/>
                                <w:b/>
                                <w:bCs/>
                                <w:i w:val="0"/>
                                <w:iCs w:val="0"/>
                                <w:sz w:val="24"/>
                                <w:szCs w:val="24"/>
                              </w:rPr>
                              <w:t xml:space="preserve">Figure </w:t>
                            </w:r>
                            <w:r w:rsidRPr="00ED1856">
                              <w:rPr>
                                <w:rFonts w:ascii="Times New Roman" w:hAnsi="Times New Roman" w:cs="Times New Roman"/>
                                <w:b/>
                                <w:bCs/>
                                <w:i w:val="0"/>
                                <w:iCs w:val="0"/>
                                <w:sz w:val="24"/>
                                <w:szCs w:val="24"/>
                              </w:rPr>
                              <w:fldChar w:fldCharType="begin"/>
                            </w:r>
                            <w:r w:rsidRPr="00ED1856">
                              <w:rPr>
                                <w:rFonts w:ascii="Times New Roman" w:hAnsi="Times New Roman" w:cs="Times New Roman"/>
                                <w:b/>
                                <w:bCs/>
                                <w:i w:val="0"/>
                                <w:iCs w:val="0"/>
                                <w:sz w:val="24"/>
                                <w:szCs w:val="24"/>
                              </w:rPr>
                              <w:instrText xml:space="preserve"> SEQ Figure \* ARABIC </w:instrText>
                            </w:r>
                            <w:r w:rsidRPr="00ED1856">
                              <w:rPr>
                                <w:rFonts w:ascii="Times New Roman" w:hAnsi="Times New Roman" w:cs="Times New Roman"/>
                                <w:b/>
                                <w:bCs/>
                                <w:i w:val="0"/>
                                <w:iCs w:val="0"/>
                                <w:sz w:val="24"/>
                                <w:szCs w:val="24"/>
                              </w:rPr>
                              <w:fldChar w:fldCharType="separate"/>
                            </w:r>
                            <w:r w:rsidRPr="00ED1856">
                              <w:rPr>
                                <w:rFonts w:ascii="Times New Roman" w:hAnsi="Times New Roman" w:cs="Times New Roman"/>
                                <w:b/>
                                <w:bCs/>
                                <w:i w:val="0"/>
                                <w:iCs w:val="0"/>
                                <w:noProof/>
                                <w:sz w:val="24"/>
                                <w:szCs w:val="24"/>
                              </w:rPr>
                              <w:t>7</w:t>
                            </w:r>
                            <w:r w:rsidRPr="00ED1856">
                              <w:rPr>
                                <w:rFonts w:ascii="Times New Roman" w:hAnsi="Times New Roman" w:cs="Times New Roman"/>
                                <w:b/>
                                <w:bCs/>
                                <w:i w:val="0"/>
                                <w:iCs w:val="0"/>
                                <w:sz w:val="24"/>
                                <w:szCs w:val="24"/>
                              </w:rPr>
                              <w:fldChar w:fldCharType="end"/>
                            </w:r>
                            <w:bookmarkEnd w:id="218"/>
                            <w:r w:rsidRPr="00ED1856">
                              <w:rPr>
                                <w:rFonts w:ascii="Times New Roman" w:hAnsi="Times New Roman" w:cs="Times New Roman"/>
                                <w:b/>
                                <w:bCs/>
                                <w:i w:val="0"/>
                                <w:iCs w:val="0"/>
                                <w:sz w:val="24"/>
                                <w:szCs w:val="24"/>
                              </w:rPr>
                              <w:t>: Spatial Inequalities of Decision-making Autonomy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A7E5DA" id="_x0000_s1032" type="#_x0000_t202" style="position:absolute;left:0;text-align:left;margin-left:10.8pt;margin-top:358.8pt;width:457.2pt;height:21pt;z-index:25167872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" stroked="f">
                <v:textbox style="mso-fit-shape-to-text:t" inset="0,0,0,0">
                  <w:txbxContent>
                    <w:p w14:paraId="2961E8EC" w14:textId="7E572774" w:rsidR="00ED1856" w:rsidRPr="00ED1856" w:rsidRDefault="00ED1856" w:rsidP="00ED1856">
                      <w:pPr>
                        <w:pStyle w:val="Caption"/>
                        <w:rPr>
                          <w:rFonts w:ascii="Times New Roman" w:hAnsi="Times New Roman" w:cs="Times New Roman"/>
                          <w:b/>
                          <w:bCs/>
                          <w:i w:val="0"/>
                          <w:iCs w:val="0"/>
                          <w:noProof/>
                          <w:sz w:val="24"/>
                          <w:szCs w:val="24"/>
                        </w:rPr>
                      </w:pPr>
                      <w:bookmarkStart w:id="219" w:name="_Ref219312009"/>
                      <w:r w:rsidRPr="00ED1856">
                        <w:rPr>
                          <w:rFonts w:ascii="Times New Roman" w:hAnsi="Times New Roman" w:cs="Times New Roman"/>
                          <w:b/>
                          <w:bCs/>
                          <w:i w:val="0"/>
                          <w:iCs w:val="0"/>
                          <w:sz w:val="24"/>
                          <w:szCs w:val="24"/>
                        </w:rPr>
                        <w:t xml:space="preserve">Figure </w:t>
                      </w:r>
                      <w:r w:rsidRPr="00ED1856">
                        <w:rPr>
                          <w:rFonts w:ascii="Times New Roman" w:hAnsi="Times New Roman" w:cs="Times New Roman"/>
                          <w:b/>
                          <w:bCs/>
                          <w:i w:val="0"/>
                          <w:iCs w:val="0"/>
                          <w:sz w:val="24"/>
                          <w:szCs w:val="24"/>
                        </w:rPr>
                        <w:fldChar w:fldCharType="begin"/>
                      </w:r>
                      <w:r w:rsidRPr="00ED1856">
                        <w:rPr>
                          <w:rFonts w:ascii="Times New Roman" w:hAnsi="Times New Roman" w:cs="Times New Roman"/>
                          <w:b/>
                          <w:bCs/>
                          <w:i w:val="0"/>
                          <w:iCs w:val="0"/>
                          <w:sz w:val="24"/>
                          <w:szCs w:val="24"/>
                        </w:rPr>
                        <w:instrText xml:space="preserve"> SEQ Figure \* ARABIC </w:instrText>
                      </w:r>
                      <w:r w:rsidRPr="00ED1856">
                        <w:rPr>
                          <w:rFonts w:ascii="Times New Roman" w:hAnsi="Times New Roman" w:cs="Times New Roman"/>
                          <w:b/>
                          <w:bCs/>
                          <w:i w:val="0"/>
                          <w:iCs w:val="0"/>
                          <w:sz w:val="24"/>
                          <w:szCs w:val="24"/>
                        </w:rPr>
                        <w:fldChar w:fldCharType="separate"/>
                      </w:r>
                      <w:r w:rsidRPr="00ED1856">
                        <w:rPr>
                          <w:rFonts w:ascii="Times New Roman" w:hAnsi="Times New Roman" w:cs="Times New Roman"/>
                          <w:b/>
                          <w:bCs/>
                          <w:i w:val="0"/>
                          <w:iCs w:val="0"/>
                          <w:noProof/>
                          <w:sz w:val="24"/>
                          <w:szCs w:val="24"/>
                        </w:rPr>
                        <w:t>7</w:t>
                      </w:r>
                      <w:r w:rsidRPr="00ED1856">
                        <w:rPr>
                          <w:rFonts w:ascii="Times New Roman" w:hAnsi="Times New Roman" w:cs="Times New Roman"/>
                          <w:b/>
                          <w:bCs/>
                          <w:i w:val="0"/>
                          <w:iCs w:val="0"/>
                          <w:sz w:val="24"/>
                          <w:szCs w:val="24"/>
                        </w:rPr>
                        <w:fldChar w:fldCharType="end"/>
                      </w:r>
                      <w:bookmarkEnd w:id="219"/>
                      <w:r w:rsidRPr="00ED1856">
                        <w:rPr>
                          <w:rFonts w:ascii="Times New Roman" w:hAnsi="Times New Roman" w:cs="Times New Roman"/>
                          <w:b/>
                          <w:bCs/>
                          <w:i w:val="0"/>
                          <w:iCs w:val="0"/>
                          <w:sz w:val="24"/>
                          <w:szCs w:val="24"/>
                        </w:rPr>
                        <w:t>: Spatial Inequalities of Decision-making Autonomy</w:t>
                      </w:r>
                    </w:p>
                  </w:txbxContent>
                </v:textbox>
                <w10:wrap type="topAndBottom" anchory="page"/>
              </v:shape>
            </w:pict>
          </mc:Fallback>
        </mc:AlternateContent>
      </w:r>
    </w:p>
    <w:p w14:paraId="69803886" w14:textId="2A3DA306" w:rsidR="00ED1856" w:rsidRDefault="00ED1856" w:rsidP="00CD1BD0">
      <w:pPr>
        <w:spacing w:line="480" w:lineRule="auto"/>
        <w:jc w:val="both"/>
        <w:rPr>
          <w:rFonts w:ascii="Times New Roman" w:hAnsi="Times New Roman" w:cs="Times New Roman"/>
          <w:sz w:val="22"/>
          <w:szCs w:val="22"/>
        </w:rPr>
      </w:pPr>
    </w:p>
    <w:p w14:paraId="10900962" w14:textId="77777777" w:rsidR="00E56C90" w:rsidRDefault="00E56C90" w:rsidP="00CD1BD0">
      <w:pPr>
        <w:spacing w:line="480" w:lineRule="auto"/>
        <w:jc w:val="both"/>
        <w:rPr>
          <w:rFonts w:ascii="Times New Roman" w:hAnsi="Times New Roman" w:cs="Times New Roman"/>
          <w:sz w:val="22"/>
          <w:szCs w:val="22"/>
        </w:rPr>
      </w:pPr>
    </w:p>
    <w:p w14:paraId="731D753B" w14:textId="77777777" w:rsidR="00E56C90" w:rsidRDefault="00E56C90" w:rsidP="00CD1BD0">
      <w:pPr>
        <w:spacing w:line="480" w:lineRule="auto"/>
        <w:jc w:val="both"/>
        <w:rPr>
          <w:rFonts w:ascii="Times New Roman" w:hAnsi="Times New Roman" w:cs="Times New Roman"/>
          <w:sz w:val="22"/>
          <w:szCs w:val="22"/>
        </w:rPr>
      </w:pPr>
    </w:p>
    <w:p w14:paraId="234EECF9" w14:textId="77777777" w:rsidR="00E56C90" w:rsidRDefault="00E56C90" w:rsidP="00CD1BD0">
      <w:pPr>
        <w:spacing w:line="480" w:lineRule="auto"/>
        <w:jc w:val="both"/>
        <w:rPr>
          <w:rFonts w:ascii="Times New Roman" w:hAnsi="Times New Roman" w:cs="Times New Roman"/>
          <w:sz w:val="22"/>
          <w:szCs w:val="22"/>
        </w:rPr>
      </w:pPr>
    </w:p>
    <w:p w14:paraId="64D26CA1" w14:textId="77777777" w:rsidR="00E56C90" w:rsidRDefault="00E56C90" w:rsidP="00CD1BD0">
      <w:pPr>
        <w:spacing w:line="480" w:lineRule="auto"/>
        <w:jc w:val="both"/>
        <w:rPr>
          <w:rFonts w:ascii="Times New Roman" w:hAnsi="Times New Roman" w:cs="Times New Roman"/>
          <w:sz w:val="22"/>
          <w:szCs w:val="22"/>
        </w:rPr>
      </w:pPr>
    </w:p>
    <w:p w14:paraId="5137AFC7" w14:textId="77777777" w:rsidR="00E56C90" w:rsidRDefault="00E56C90" w:rsidP="00CD1BD0">
      <w:pPr>
        <w:spacing w:line="480" w:lineRule="auto"/>
        <w:jc w:val="both"/>
        <w:rPr>
          <w:rFonts w:ascii="Times New Roman" w:hAnsi="Times New Roman" w:cs="Times New Roman"/>
          <w:sz w:val="22"/>
          <w:szCs w:val="22"/>
        </w:rPr>
      </w:pPr>
    </w:p>
    <w:p w14:paraId="0E15F627" w14:textId="77777777" w:rsidR="00E56C90" w:rsidRDefault="00E56C90" w:rsidP="00CD1BD0">
      <w:pPr>
        <w:spacing w:line="480" w:lineRule="auto"/>
        <w:jc w:val="both"/>
        <w:rPr>
          <w:rFonts w:ascii="Times New Roman" w:hAnsi="Times New Roman" w:cs="Times New Roman"/>
          <w:sz w:val="22"/>
          <w:szCs w:val="22"/>
        </w:rPr>
      </w:pPr>
    </w:p>
    <w:p w14:paraId="35683DE6" w14:textId="77777777" w:rsidR="00E56C90" w:rsidRDefault="00E56C90" w:rsidP="00CD1BD0">
      <w:pPr>
        <w:spacing w:line="480" w:lineRule="auto"/>
        <w:jc w:val="both"/>
        <w:rPr>
          <w:rFonts w:ascii="Times New Roman" w:hAnsi="Times New Roman" w:cs="Times New Roman"/>
          <w:sz w:val="22"/>
          <w:szCs w:val="22"/>
        </w:rPr>
      </w:pPr>
    </w:p>
    <w:p w14:paraId="05A4F3AC" w14:textId="77777777" w:rsidR="00E56C90" w:rsidRDefault="00E56C90" w:rsidP="00CD1BD0">
      <w:pPr>
        <w:spacing w:line="480" w:lineRule="auto"/>
        <w:jc w:val="both"/>
        <w:rPr>
          <w:rFonts w:ascii="Times New Roman" w:hAnsi="Times New Roman" w:cs="Times New Roman"/>
          <w:sz w:val="22"/>
          <w:szCs w:val="22"/>
        </w:rPr>
      </w:pPr>
    </w:p>
    <w:p w14:paraId="22C9158F" w14:textId="77777777" w:rsidR="00E56C90" w:rsidRDefault="00E56C90" w:rsidP="00CD1BD0">
      <w:pPr>
        <w:spacing w:line="480" w:lineRule="auto"/>
        <w:jc w:val="both"/>
        <w:rPr>
          <w:rFonts w:ascii="Times New Roman" w:hAnsi="Times New Roman" w:cs="Times New Roman"/>
          <w:sz w:val="22"/>
          <w:szCs w:val="22"/>
        </w:rPr>
      </w:pPr>
    </w:p>
    <w:p w14:paraId="10F70DF7" w14:textId="4A27EE41" w:rsidR="000D2A26" w:rsidRPr="000D2A26" w:rsidRDefault="000D2A26" w:rsidP="000D2A26">
      <w:pPr>
        <w:pStyle w:val="Caption"/>
        <w:keepNext/>
        <w:rPr>
          <w:rFonts w:ascii="Times New Roman" w:hAnsi="Times New Roman" w:cs="Times New Roman"/>
          <w:b/>
          <w:bCs/>
          <w:i w:val="0"/>
          <w:iCs w:val="0"/>
          <w:sz w:val="24"/>
          <w:szCs w:val="24"/>
        </w:rPr>
      </w:pPr>
      <w:bookmarkStart w:id="220" w:name="_Ref219312078"/>
      <w:r w:rsidRPr="000D2A26">
        <w:rPr>
          <w:rFonts w:ascii="Times New Roman" w:hAnsi="Times New Roman" w:cs="Times New Roman"/>
          <w:b/>
          <w:bCs/>
          <w:i w:val="0"/>
          <w:iCs w:val="0"/>
          <w:sz w:val="24"/>
          <w:szCs w:val="24"/>
        </w:rPr>
        <w:lastRenderedPageBreak/>
        <w:t xml:space="preserve">Table </w:t>
      </w:r>
      <w:r w:rsidRPr="000D2A26">
        <w:rPr>
          <w:rFonts w:ascii="Times New Roman" w:hAnsi="Times New Roman" w:cs="Times New Roman"/>
          <w:b/>
          <w:bCs/>
          <w:i w:val="0"/>
          <w:iCs w:val="0"/>
          <w:sz w:val="24"/>
          <w:szCs w:val="24"/>
        </w:rPr>
        <w:fldChar w:fldCharType="begin"/>
      </w:r>
      <w:r w:rsidRPr="000D2A26">
        <w:rPr>
          <w:rFonts w:ascii="Times New Roman" w:hAnsi="Times New Roman" w:cs="Times New Roman"/>
          <w:b/>
          <w:bCs/>
          <w:i w:val="0"/>
          <w:iCs w:val="0"/>
          <w:sz w:val="24"/>
          <w:szCs w:val="24"/>
        </w:rPr>
        <w:instrText xml:space="preserve"> SEQ Table \* ARABIC </w:instrText>
      </w:r>
      <w:r w:rsidRPr="000D2A26">
        <w:rPr>
          <w:rFonts w:ascii="Times New Roman" w:hAnsi="Times New Roman" w:cs="Times New Roman"/>
          <w:b/>
          <w:bCs/>
          <w:i w:val="0"/>
          <w:iCs w:val="0"/>
          <w:sz w:val="24"/>
          <w:szCs w:val="24"/>
        </w:rPr>
        <w:fldChar w:fldCharType="separate"/>
      </w:r>
      <w:r w:rsidR="002E3B07">
        <w:rPr>
          <w:rFonts w:ascii="Times New Roman" w:hAnsi="Times New Roman" w:cs="Times New Roman"/>
          <w:b/>
          <w:bCs/>
          <w:i w:val="0"/>
          <w:iCs w:val="0"/>
          <w:noProof/>
          <w:sz w:val="24"/>
          <w:szCs w:val="24"/>
        </w:rPr>
        <w:t>1</w:t>
      </w:r>
      <w:r w:rsidRPr="000D2A26">
        <w:rPr>
          <w:rFonts w:ascii="Times New Roman" w:hAnsi="Times New Roman" w:cs="Times New Roman"/>
          <w:b/>
          <w:bCs/>
          <w:i w:val="0"/>
          <w:iCs w:val="0"/>
          <w:sz w:val="24"/>
          <w:szCs w:val="24"/>
        </w:rPr>
        <w:fldChar w:fldCharType="end"/>
      </w:r>
      <w:bookmarkEnd w:id="220"/>
      <w:r w:rsidRPr="000D2A26">
        <w:rPr>
          <w:rFonts w:ascii="Times New Roman" w:hAnsi="Times New Roman" w:cs="Times New Roman"/>
          <w:b/>
          <w:bCs/>
          <w:i w:val="0"/>
          <w:iCs w:val="0"/>
          <w:sz w:val="24"/>
          <w:szCs w:val="24"/>
        </w:rPr>
        <w:t>: Distribution of depressive symptoms (PHQ-9 ≥10) by sociodemographic and reproductive characteristics</w:t>
      </w:r>
      <w:r>
        <w:rPr>
          <w:rFonts w:ascii="Times New Roman" w:hAnsi="Times New Roman" w:cs="Times New Roman"/>
          <w:b/>
          <w:bCs/>
          <w:i w:val="0"/>
          <w:iCs w:val="0"/>
          <w:sz w:val="24"/>
          <w:szCs w:val="24"/>
        </w:rPr>
        <w:t xml:space="preserve"> (N=3,297)</w:t>
      </w:r>
    </w:p>
    <w:tbl>
      <w:tblPr>
        <w:tblW w:w="5000" w:type="pct"/>
        <w:tblLook w:val="04A0" w:firstRow="1" w:lastRow="0" w:firstColumn="1" w:lastColumn="0" w:noHBand="0" w:noVBand="1"/>
      </w:tblPr>
      <w:tblGrid>
        <w:gridCol w:w="3769"/>
        <w:gridCol w:w="2520"/>
        <w:gridCol w:w="2677"/>
        <w:gridCol w:w="374"/>
      </w:tblGrid>
      <w:tr w:rsidR="00815433" w:rsidRPr="004130C7" w14:paraId="57C4771D" w14:textId="77777777" w:rsidTr="00873461">
        <w:trPr>
          <w:gridAfter w:val="1"/>
          <w:wAfter w:w="200" w:type="pct"/>
          <w:trHeight w:val="133"/>
        </w:trPr>
        <w:tc>
          <w:tcPr>
            <w:tcW w:w="2018" w:type="pct"/>
            <w:vMerge w:val="restart"/>
            <w:tcBorders>
              <w:top w:val="single" w:sz="8" w:space="0" w:color="auto"/>
              <w:left w:val="single" w:sz="8" w:space="0" w:color="auto"/>
              <w:bottom w:val="single" w:sz="8" w:space="0" w:color="000000"/>
              <w:right w:val="single" w:sz="8" w:space="0" w:color="auto"/>
            </w:tcBorders>
            <w:vAlign w:val="center"/>
            <w:hideMark/>
          </w:tcPr>
          <w:p w14:paraId="5E327900"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Characteristics</w:t>
            </w:r>
          </w:p>
        </w:tc>
        <w:tc>
          <w:tcPr>
            <w:tcW w:w="2782" w:type="pct"/>
            <w:gridSpan w:val="2"/>
            <w:tcBorders>
              <w:top w:val="single" w:sz="8" w:space="0" w:color="auto"/>
              <w:left w:val="nil"/>
              <w:bottom w:val="single" w:sz="8" w:space="0" w:color="auto"/>
              <w:right w:val="single" w:sz="8" w:space="0" w:color="000000"/>
            </w:tcBorders>
            <w:vAlign w:val="center"/>
            <w:hideMark/>
          </w:tcPr>
          <w:p w14:paraId="5158D3DC" w14:textId="77777777" w:rsidR="00815433" w:rsidRPr="004130C7" w:rsidRDefault="00815433" w:rsidP="00873461">
            <w:pPr>
              <w:spacing w:after="0" w:line="240" w:lineRule="auto"/>
              <w:jc w:val="center"/>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Depressive Symptoms (&gt;=10) %, (95% CI)</w:t>
            </w:r>
          </w:p>
        </w:tc>
      </w:tr>
      <w:tr w:rsidR="00815433" w:rsidRPr="004130C7" w14:paraId="045ED8C8" w14:textId="77777777" w:rsidTr="00873461">
        <w:trPr>
          <w:gridAfter w:val="1"/>
          <w:wAfter w:w="200" w:type="pct"/>
          <w:trHeight w:val="48"/>
        </w:trPr>
        <w:tc>
          <w:tcPr>
            <w:tcW w:w="2018" w:type="pct"/>
            <w:vMerge/>
            <w:tcBorders>
              <w:top w:val="single" w:sz="8" w:space="0" w:color="auto"/>
              <w:left w:val="single" w:sz="8" w:space="0" w:color="auto"/>
              <w:bottom w:val="single" w:sz="8" w:space="0" w:color="000000"/>
              <w:right w:val="single" w:sz="8" w:space="0" w:color="auto"/>
            </w:tcBorders>
            <w:vAlign w:val="center"/>
            <w:hideMark/>
          </w:tcPr>
          <w:p w14:paraId="271A655C"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p>
        </w:tc>
        <w:tc>
          <w:tcPr>
            <w:tcW w:w="1349" w:type="pct"/>
            <w:tcBorders>
              <w:top w:val="nil"/>
              <w:left w:val="nil"/>
              <w:bottom w:val="single" w:sz="8" w:space="0" w:color="auto"/>
              <w:right w:val="single" w:sz="8" w:space="0" w:color="auto"/>
            </w:tcBorders>
            <w:vAlign w:val="center"/>
            <w:hideMark/>
          </w:tcPr>
          <w:p w14:paraId="3AAF3B63"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21"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No</w:t>
            </w:r>
          </w:p>
        </w:tc>
        <w:tc>
          <w:tcPr>
            <w:tcW w:w="1433" w:type="pct"/>
            <w:tcBorders>
              <w:top w:val="nil"/>
              <w:left w:val="nil"/>
              <w:bottom w:val="single" w:sz="8" w:space="0" w:color="auto"/>
              <w:right w:val="single" w:sz="8" w:space="0" w:color="auto"/>
            </w:tcBorders>
            <w:vAlign w:val="center"/>
            <w:hideMark/>
          </w:tcPr>
          <w:p w14:paraId="6F860AF2"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22"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Yes</w:t>
            </w:r>
          </w:p>
        </w:tc>
      </w:tr>
      <w:tr w:rsidR="00815433" w:rsidRPr="004130C7" w14:paraId="6A9ACFC9"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45AF35AA"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Overall</w:t>
            </w:r>
          </w:p>
        </w:tc>
        <w:tc>
          <w:tcPr>
            <w:tcW w:w="1349" w:type="pct"/>
            <w:tcBorders>
              <w:top w:val="nil"/>
              <w:left w:val="nil"/>
              <w:bottom w:val="single" w:sz="8" w:space="0" w:color="auto"/>
              <w:right w:val="single" w:sz="8" w:space="0" w:color="auto"/>
            </w:tcBorders>
            <w:vAlign w:val="center"/>
            <w:hideMark/>
          </w:tcPr>
          <w:p w14:paraId="6DAA9FC2"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23"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92.6 (91.3, 93.7)</w:t>
            </w:r>
          </w:p>
        </w:tc>
        <w:tc>
          <w:tcPr>
            <w:tcW w:w="1433" w:type="pct"/>
            <w:tcBorders>
              <w:top w:val="nil"/>
              <w:left w:val="nil"/>
              <w:bottom w:val="single" w:sz="8" w:space="0" w:color="auto"/>
              <w:right w:val="single" w:sz="8" w:space="0" w:color="auto"/>
            </w:tcBorders>
            <w:vAlign w:val="center"/>
            <w:hideMark/>
          </w:tcPr>
          <w:p w14:paraId="45BFCFFC"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24"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7.4 (6.3, 8.7)</w:t>
            </w:r>
          </w:p>
        </w:tc>
      </w:tr>
      <w:tr w:rsidR="00815433" w:rsidRPr="004130C7" w14:paraId="43698992" w14:textId="77777777" w:rsidTr="00873461">
        <w:trPr>
          <w:gridAfter w:val="1"/>
          <w:wAfter w:w="200" w:type="pct"/>
          <w:trHeight w:val="52"/>
        </w:trPr>
        <w:tc>
          <w:tcPr>
            <w:tcW w:w="2018" w:type="pct"/>
            <w:tcBorders>
              <w:top w:val="nil"/>
              <w:left w:val="single" w:sz="8" w:space="0" w:color="auto"/>
              <w:bottom w:val="single" w:sz="8" w:space="0" w:color="auto"/>
              <w:right w:val="single" w:sz="8" w:space="0" w:color="auto"/>
            </w:tcBorders>
            <w:vAlign w:val="center"/>
            <w:hideMark/>
          </w:tcPr>
          <w:p w14:paraId="502238AC"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 xml:space="preserve">Women’s age </w:t>
            </w:r>
          </w:p>
        </w:tc>
        <w:tc>
          <w:tcPr>
            <w:tcW w:w="1349" w:type="pct"/>
            <w:tcBorders>
              <w:top w:val="nil"/>
              <w:left w:val="nil"/>
              <w:bottom w:val="single" w:sz="8" w:space="0" w:color="auto"/>
              <w:right w:val="single" w:sz="8" w:space="0" w:color="auto"/>
            </w:tcBorders>
            <w:vAlign w:val="center"/>
            <w:hideMark/>
          </w:tcPr>
          <w:p w14:paraId="4BE4F27B" w14:textId="36B2BE4D"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25"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293723EA" w14:textId="3C9F8265"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26" w:author="Md Salek" w:date="2026-04-05T00:46:00Z" w16du:dateUtc="2026-04-04T18:46:00Z">
                <w:pPr>
                  <w:spacing w:after="0" w:line="240" w:lineRule="auto"/>
                </w:pPr>
              </w:pPrChange>
            </w:pPr>
          </w:p>
        </w:tc>
      </w:tr>
      <w:tr w:rsidR="00815433" w:rsidRPr="004130C7" w14:paraId="45BF2C4E" w14:textId="77777777" w:rsidTr="00873461">
        <w:trPr>
          <w:gridAfter w:val="1"/>
          <w:wAfter w:w="200" w:type="pct"/>
          <w:trHeight w:val="295"/>
        </w:trPr>
        <w:tc>
          <w:tcPr>
            <w:tcW w:w="2018" w:type="pct"/>
            <w:tcBorders>
              <w:top w:val="nil"/>
              <w:left w:val="single" w:sz="8" w:space="0" w:color="auto"/>
              <w:bottom w:val="single" w:sz="8" w:space="0" w:color="auto"/>
              <w:right w:val="single" w:sz="8" w:space="0" w:color="auto"/>
            </w:tcBorders>
            <w:vAlign w:val="center"/>
            <w:hideMark/>
          </w:tcPr>
          <w:p w14:paraId="42CF7D68"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15-19</w:t>
            </w:r>
          </w:p>
        </w:tc>
        <w:tc>
          <w:tcPr>
            <w:tcW w:w="1349" w:type="pct"/>
            <w:tcBorders>
              <w:top w:val="nil"/>
              <w:left w:val="nil"/>
              <w:bottom w:val="single" w:sz="8" w:space="0" w:color="auto"/>
              <w:right w:val="single" w:sz="8" w:space="0" w:color="auto"/>
            </w:tcBorders>
            <w:vAlign w:val="center"/>
            <w:hideMark/>
          </w:tcPr>
          <w:p w14:paraId="2D0AD0AE"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27"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19.9 (18.2, 21.7)</w:t>
            </w:r>
          </w:p>
        </w:tc>
        <w:tc>
          <w:tcPr>
            <w:tcW w:w="1433" w:type="pct"/>
            <w:tcBorders>
              <w:top w:val="nil"/>
              <w:left w:val="nil"/>
              <w:bottom w:val="single" w:sz="8" w:space="0" w:color="auto"/>
              <w:right w:val="single" w:sz="8" w:space="0" w:color="auto"/>
            </w:tcBorders>
            <w:vAlign w:val="center"/>
            <w:hideMark/>
          </w:tcPr>
          <w:p w14:paraId="12F46B25"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28"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19.6 (13.4, 27.8)</w:t>
            </w:r>
          </w:p>
        </w:tc>
      </w:tr>
      <w:tr w:rsidR="00815433" w:rsidRPr="004130C7" w14:paraId="29E6CF67" w14:textId="77777777" w:rsidTr="00873461">
        <w:trPr>
          <w:gridAfter w:val="1"/>
          <w:wAfter w:w="200" w:type="pct"/>
          <w:trHeight w:val="70"/>
        </w:trPr>
        <w:tc>
          <w:tcPr>
            <w:tcW w:w="2018" w:type="pct"/>
            <w:tcBorders>
              <w:top w:val="nil"/>
              <w:left w:val="single" w:sz="8" w:space="0" w:color="auto"/>
              <w:bottom w:val="single" w:sz="8" w:space="0" w:color="auto"/>
              <w:right w:val="single" w:sz="8" w:space="0" w:color="auto"/>
            </w:tcBorders>
            <w:vAlign w:val="center"/>
            <w:hideMark/>
          </w:tcPr>
          <w:p w14:paraId="52137936"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20-24</w:t>
            </w:r>
          </w:p>
        </w:tc>
        <w:tc>
          <w:tcPr>
            <w:tcW w:w="1349" w:type="pct"/>
            <w:tcBorders>
              <w:top w:val="nil"/>
              <w:left w:val="nil"/>
              <w:bottom w:val="single" w:sz="8" w:space="0" w:color="auto"/>
              <w:right w:val="single" w:sz="8" w:space="0" w:color="auto"/>
            </w:tcBorders>
            <w:vAlign w:val="center"/>
            <w:hideMark/>
          </w:tcPr>
          <w:p w14:paraId="501DF464"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29"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18.4 (16.7, 20.3)</w:t>
            </w:r>
          </w:p>
        </w:tc>
        <w:tc>
          <w:tcPr>
            <w:tcW w:w="1433" w:type="pct"/>
            <w:tcBorders>
              <w:top w:val="nil"/>
              <w:left w:val="nil"/>
              <w:bottom w:val="single" w:sz="8" w:space="0" w:color="auto"/>
              <w:right w:val="single" w:sz="8" w:space="0" w:color="auto"/>
            </w:tcBorders>
            <w:vAlign w:val="center"/>
            <w:hideMark/>
          </w:tcPr>
          <w:p w14:paraId="2835901F"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30"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14.5 (9.3, 21.8)</w:t>
            </w:r>
          </w:p>
        </w:tc>
      </w:tr>
      <w:tr w:rsidR="00815433" w:rsidRPr="004130C7" w14:paraId="2DDA3667"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16AF699A"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25-29</w:t>
            </w:r>
          </w:p>
        </w:tc>
        <w:tc>
          <w:tcPr>
            <w:tcW w:w="1349" w:type="pct"/>
            <w:tcBorders>
              <w:top w:val="nil"/>
              <w:left w:val="nil"/>
              <w:bottom w:val="single" w:sz="8" w:space="0" w:color="auto"/>
              <w:right w:val="single" w:sz="8" w:space="0" w:color="auto"/>
            </w:tcBorders>
            <w:vAlign w:val="center"/>
            <w:hideMark/>
          </w:tcPr>
          <w:p w14:paraId="627301D9"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31"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13.5 (11.9, 15.3)</w:t>
            </w:r>
          </w:p>
        </w:tc>
        <w:tc>
          <w:tcPr>
            <w:tcW w:w="1433" w:type="pct"/>
            <w:tcBorders>
              <w:top w:val="nil"/>
              <w:left w:val="nil"/>
              <w:bottom w:val="single" w:sz="8" w:space="0" w:color="auto"/>
              <w:right w:val="single" w:sz="8" w:space="0" w:color="auto"/>
            </w:tcBorders>
            <w:vAlign w:val="center"/>
            <w:hideMark/>
          </w:tcPr>
          <w:p w14:paraId="711AD7EB"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32"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16.2 (10.1, 24.9)</w:t>
            </w:r>
          </w:p>
        </w:tc>
      </w:tr>
      <w:tr w:rsidR="00815433" w:rsidRPr="004130C7" w14:paraId="11BADB2C"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2765D3C7"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30-34</w:t>
            </w:r>
          </w:p>
        </w:tc>
        <w:tc>
          <w:tcPr>
            <w:tcW w:w="1349" w:type="pct"/>
            <w:tcBorders>
              <w:top w:val="nil"/>
              <w:left w:val="nil"/>
              <w:bottom w:val="single" w:sz="8" w:space="0" w:color="auto"/>
              <w:right w:val="single" w:sz="8" w:space="0" w:color="auto"/>
            </w:tcBorders>
            <w:vAlign w:val="center"/>
            <w:hideMark/>
          </w:tcPr>
          <w:p w14:paraId="087A4247"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33"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13.6 (12.2, 15.1)</w:t>
            </w:r>
          </w:p>
        </w:tc>
        <w:tc>
          <w:tcPr>
            <w:tcW w:w="1433" w:type="pct"/>
            <w:tcBorders>
              <w:top w:val="nil"/>
              <w:left w:val="nil"/>
              <w:bottom w:val="single" w:sz="8" w:space="0" w:color="auto"/>
              <w:right w:val="single" w:sz="8" w:space="0" w:color="auto"/>
            </w:tcBorders>
            <w:vAlign w:val="center"/>
            <w:hideMark/>
          </w:tcPr>
          <w:p w14:paraId="554D4E1F"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34"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13.2 (8.4, 20.1)</w:t>
            </w:r>
          </w:p>
        </w:tc>
      </w:tr>
      <w:tr w:rsidR="00815433" w:rsidRPr="004130C7" w14:paraId="7EBDE3CF"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tcPr>
          <w:p w14:paraId="4876EDA4" w14:textId="77777777" w:rsidR="00815433" w:rsidRPr="004130C7" w:rsidRDefault="00815433" w:rsidP="00873461">
            <w:pPr>
              <w:spacing w:after="0" w:line="240" w:lineRule="auto"/>
              <w:rPr>
                <w:rFonts w:ascii="Times New Roman" w:eastAsia="Times New Roman" w:hAnsi="Times New Roman" w:cs="Times New Roman"/>
                <w:color w:val="000000"/>
                <w:kern w:val="0"/>
                <w:lang w:bidi="bn-IN"/>
                <w14:ligatures w14:val="none"/>
              </w:rPr>
            </w:pPr>
            <w:r>
              <w:rPr>
                <w:rFonts w:ascii="Times New Roman" w:eastAsia="Times New Roman" w:hAnsi="Times New Roman" w:cs="Times New Roman"/>
                <w:color w:val="000000"/>
                <w:kern w:val="0"/>
                <w:lang w:bidi="bn-IN"/>
                <w14:ligatures w14:val="none"/>
              </w:rPr>
              <w:t>35-39</w:t>
            </w:r>
          </w:p>
        </w:tc>
        <w:tc>
          <w:tcPr>
            <w:tcW w:w="1349" w:type="pct"/>
            <w:tcBorders>
              <w:top w:val="nil"/>
              <w:left w:val="nil"/>
              <w:bottom w:val="single" w:sz="8" w:space="0" w:color="auto"/>
              <w:right w:val="single" w:sz="8" w:space="0" w:color="auto"/>
            </w:tcBorders>
            <w:vAlign w:val="center"/>
          </w:tcPr>
          <w:p w14:paraId="1587916F" w14:textId="77777777" w:rsidR="00815433" w:rsidRPr="004130C7" w:rsidRDefault="00815433">
            <w:pPr>
              <w:spacing w:after="0" w:line="240" w:lineRule="auto"/>
              <w:jc w:val="center"/>
              <w:rPr>
                <w:rFonts w:ascii="Times New Roman" w:eastAsia="Times New Roman" w:hAnsi="Times New Roman" w:cs="Times New Roman"/>
                <w:color w:val="000000"/>
                <w:kern w:val="0"/>
                <w:lang w:bidi="bn-IN"/>
                <w14:ligatures w14:val="none"/>
              </w:rPr>
              <w:pPrChange w:id="235" w:author="Md Salek" w:date="2026-04-05T00:46:00Z" w16du:dateUtc="2026-04-04T18:46:00Z">
                <w:pPr>
                  <w:spacing w:after="0" w:line="240" w:lineRule="auto"/>
                </w:pPr>
              </w:pPrChange>
            </w:pPr>
            <w:r>
              <w:rPr>
                <w:rFonts w:ascii="Times New Roman" w:eastAsia="Times New Roman" w:hAnsi="Times New Roman" w:cs="Times New Roman"/>
                <w:color w:val="000000"/>
                <w:kern w:val="0"/>
                <w:lang w:bidi="bn-IN"/>
                <w14:ligatures w14:val="none"/>
              </w:rPr>
              <w:t>13.1 (11.6, 14.9)</w:t>
            </w:r>
          </w:p>
        </w:tc>
        <w:tc>
          <w:tcPr>
            <w:tcW w:w="1433" w:type="pct"/>
            <w:tcBorders>
              <w:top w:val="nil"/>
              <w:left w:val="nil"/>
              <w:bottom w:val="single" w:sz="8" w:space="0" w:color="auto"/>
              <w:right w:val="single" w:sz="8" w:space="0" w:color="auto"/>
            </w:tcBorders>
            <w:vAlign w:val="center"/>
          </w:tcPr>
          <w:p w14:paraId="0CE31589" w14:textId="77777777" w:rsidR="00815433" w:rsidRPr="004130C7" w:rsidRDefault="00815433">
            <w:pPr>
              <w:spacing w:after="0" w:line="240" w:lineRule="auto"/>
              <w:jc w:val="center"/>
              <w:rPr>
                <w:rFonts w:ascii="Times New Roman" w:eastAsia="Times New Roman" w:hAnsi="Times New Roman" w:cs="Times New Roman"/>
                <w:color w:val="000000"/>
                <w:kern w:val="0"/>
                <w:lang w:bidi="bn-IN"/>
                <w14:ligatures w14:val="none"/>
              </w:rPr>
              <w:pPrChange w:id="236" w:author="Md Salek" w:date="2026-04-05T00:46:00Z" w16du:dateUtc="2026-04-04T18:46:00Z">
                <w:pPr>
                  <w:spacing w:after="0" w:line="240" w:lineRule="auto"/>
                </w:pPr>
              </w:pPrChange>
            </w:pPr>
            <w:r>
              <w:rPr>
                <w:rFonts w:ascii="Times New Roman" w:eastAsia="Times New Roman" w:hAnsi="Times New Roman" w:cs="Times New Roman"/>
                <w:color w:val="000000"/>
                <w:kern w:val="0"/>
                <w:lang w:bidi="bn-IN"/>
                <w14:ligatures w14:val="none"/>
              </w:rPr>
              <w:t>16.6 (11.1, 24.1)</w:t>
            </w:r>
          </w:p>
        </w:tc>
      </w:tr>
      <w:tr w:rsidR="00815433" w:rsidRPr="004130C7" w14:paraId="180DD94B" w14:textId="77777777" w:rsidTr="00873461">
        <w:trPr>
          <w:gridAfter w:val="1"/>
          <w:wAfter w:w="200" w:type="pct"/>
          <w:trHeight w:val="48"/>
        </w:trPr>
        <w:tc>
          <w:tcPr>
            <w:tcW w:w="2018" w:type="pct"/>
            <w:tcBorders>
              <w:top w:val="nil"/>
              <w:left w:val="single" w:sz="8" w:space="0" w:color="auto"/>
              <w:bottom w:val="single" w:sz="8" w:space="0" w:color="000000"/>
              <w:right w:val="single" w:sz="8" w:space="0" w:color="auto"/>
            </w:tcBorders>
            <w:vAlign w:val="center"/>
            <w:hideMark/>
          </w:tcPr>
          <w:p w14:paraId="55D9817F"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40-44</w:t>
            </w:r>
          </w:p>
        </w:tc>
        <w:tc>
          <w:tcPr>
            <w:tcW w:w="1349" w:type="pct"/>
            <w:tcBorders>
              <w:top w:val="nil"/>
              <w:left w:val="single" w:sz="8" w:space="0" w:color="auto"/>
              <w:bottom w:val="single" w:sz="8" w:space="0" w:color="000000"/>
              <w:right w:val="single" w:sz="8" w:space="0" w:color="auto"/>
            </w:tcBorders>
            <w:vAlign w:val="center"/>
            <w:hideMark/>
          </w:tcPr>
          <w:p w14:paraId="1449C460"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37" w:author="Md Salek" w:date="2026-04-05T00:46:00Z" w16du:dateUtc="2026-04-04T18:46:00Z">
                <w:pPr>
                  <w:spacing w:after="0" w:line="240" w:lineRule="auto"/>
                </w:pPr>
              </w:pPrChange>
            </w:pPr>
            <w:r>
              <w:rPr>
                <w:rFonts w:ascii="Times New Roman" w:eastAsia="Times New Roman" w:hAnsi="Times New Roman" w:cs="Times New Roman"/>
                <w:color w:val="000000"/>
                <w:kern w:val="0"/>
                <w14:ligatures w14:val="none"/>
              </w:rPr>
              <w:t>11.9 (10.4, 13.6)</w:t>
            </w:r>
          </w:p>
        </w:tc>
        <w:tc>
          <w:tcPr>
            <w:tcW w:w="1433" w:type="pct"/>
            <w:tcBorders>
              <w:top w:val="nil"/>
              <w:left w:val="nil"/>
              <w:bottom w:val="single" w:sz="8" w:space="0" w:color="auto"/>
              <w:right w:val="single" w:sz="8" w:space="0" w:color="auto"/>
            </w:tcBorders>
            <w:vAlign w:val="center"/>
            <w:hideMark/>
          </w:tcPr>
          <w:p w14:paraId="6CFF452E"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38" w:author="Md Salek" w:date="2026-04-05T00:46:00Z" w16du:dateUtc="2026-04-04T18:46:00Z">
                <w:pPr>
                  <w:spacing w:after="0" w:line="240" w:lineRule="auto"/>
                </w:pPr>
              </w:pPrChange>
            </w:pPr>
            <w:r>
              <w:rPr>
                <w:rFonts w:ascii="Times New Roman" w:eastAsia="Times New Roman" w:hAnsi="Times New Roman" w:cs="Times New Roman"/>
                <w:color w:val="000000"/>
                <w:kern w:val="0"/>
                <w14:ligatures w14:val="none"/>
              </w:rPr>
              <w:t>13.5(8.9, 20.0)</w:t>
            </w:r>
          </w:p>
        </w:tc>
      </w:tr>
      <w:tr w:rsidR="00815433" w:rsidRPr="004130C7" w14:paraId="233629FC" w14:textId="77777777" w:rsidTr="00873461">
        <w:trPr>
          <w:gridAfter w:val="1"/>
          <w:wAfter w:w="200" w:type="pct"/>
          <w:trHeight w:val="124"/>
        </w:trPr>
        <w:tc>
          <w:tcPr>
            <w:tcW w:w="2018" w:type="pct"/>
            <w:tcBorders>
              <w:top w:val="nil"/>
              <w:left w:val="single" w:sz="8" w:space="0" w:color="auto"/>
              <w:bottom w:val="single" w:sz="8" w:space="0" w:color="auto"/>
              <w:right w:val="single" w:sz="8" w:space="0" w:color="auto"/>
            </w:tcBorders>
            <w:vAlign w:val="center"/>
            <w:hideMark/>
          </w:tcPr>
          <w:p w14:paraId="6655D528"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45-49</w:t>
            </w:r>
          </w:p>
        </w:tc>
        <w:tc>
          <w:tcPr>
            <w:tcW w:w="1349" w:type="pct"/>
            <w:tcBorders>
              <w:top w:val="nil"/>
              <w:left w:val="nil"/>
              <w:bottom w:val="single" w:sz="8" w:space="0" w:color="auto"/>
              <w:right w:val="single" w:sz="8" w:space="0" w:color="auto"/>
            </w:tcBorders>
            <w:vAlign w:val="center"/>
            <w:hideMark/>
          </w:tcPr>
          <w:p w14:paraId="05DF413E"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39"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9.6 (8.0, 11.5)</w:t>
            </w:r>
          </w:p>
        </w:tc>
        <w:tc>
          <w:tcPr>
            <w:tcW w:w="1433" w:type="pct"/>
            <w:tcBorders>
              <w:top w:val="nil"/>
              <w:left w:val="nil"/>
              <w:bottom w:val="single" w:sz="8" w:space="0" w:color="auto"/>
              <w:right w:val="single" w:sz="8" w:space="0" w:color="auto"/>
            </w:tcBorders>
            <w:vAlign w:val="center"/>
            <w:hideMark/>
          </w:tcPr>
          <w:p w14:paraId="60D6959A"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40"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6.5 (3.7, 11.1)</w:t>
            </w:r>
          </w:p>
        </w:tc>
      </w:tr>
      <w:tr w:rsidR="00815433" w:rsidRPr="004130C7" w14:paraId="1B1AA2BE" w14:textId="77777777" w:rsidTr="00873461">
        <w:trPr>
          <w:gridAfter w:val="1"/>
          <w:wAfter w:w="200" w:type="pct"/>
          <w:trHeight w:val="97"/>
        </w:trPr>
        <w:tc>
          <w:tcPr>
            <w:tcW w:w="2018" w:type="pct"/>
            <w:tcBorders>
              <w:top w:val="nil"/>
              <w:left w:val="single" w:sz="8" w:space="0" w:color="auto"/>
              <w:bottom w:val="single" w:sz="8" w:space="0" w:color="auto"/>
              <w:right w:val="single" w:sz="8" w:space="0" w:color="auto"/>
            </w:tcBorders>
            <w:vAlign w:val="center"/>
            <w:hideMark/>
          </w:tcPr>
          <w:p w14:paraId="6FF577BE"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 xml:space="preserve">Age at first birth </w:t>
            </w:r>
          </w:p>
        </w:tc>
        <w:tc>
          <w:tcPr>
            <w:tcW w:w="1349" w:type="pct"/>
            <w:tcBorders>
              <w:top w:val="nil"/>
              <w:left w:val="nil"/>
              <w:bottom w:val="single" w:sz="8" w:space="0" w:color="auto"/>
              <w:right w:val="single" w:sz="8" w:space="0" w:color="auto"/>
            </w:tcBorders>
            <w:vAlign w:val="center"/>
            <w:hideMark/>
          </w:tcPr>
          <w:p w14:paraId="36FFB400" w14:textId="023B50CA"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41"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0AA94722" w14:textId="4E5A3E9F"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42" w:author="Md Salek" w:date="2026-04-05T00:46:00Z" w16du:dateUtc="2026-04-04T18:46:00Z">
                <w:pPr>
                  <w:spacing w:after="0" w:line="240" w:lineRule="auto"/>
                </w:pPr>
              </w:pPrChange>
            </w:pPr>
          </w:p>
        </w:tc>
      </w:tr>
      <w:tr w:rsidR="00815433" w:rsidRPr="004130C7" w14:paraId="361E8172"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67E2201F"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10-17 (Early)</w:t>
            </w:r>
          </w:p>
        </w:tc>
        <w:tc>
          <w:tcPr>
            <w:tcW w:w="1349" w:type="pct"/>
            <w:tcBorders>
              <w:top w:val="nil"/>
              <w:left w:val="nil"/>
              <w:bottom w:val="single" w:sz="8" w:space="0" w:color="auto"/>
              <w:right w:val="single" w:sz="8" w:space="0" w:color="auto"/>
            </w:tcBorders>
            <w:vAlign w:val="center"/>
            <w:hideMark/>
          </w:tcPr>
          <w:p w14:paraId="68F741F1"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43"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11.4 (9.6, 13.4)</w:t>
            </w:r>
          </w:p>
        </w:tc>
        <w:tc>
          <w:tcPr>
            <w:tcW w:w="1433" w:type="pct"/>
            <w:tcBorders>
              <w:top w:val="nil"/>
              <w:left w:val="nil"/>
              <w:bottom w:val="single" w:sz="8" w:space="0" w:color="auto"/>
              <w:right w:val="single" w:sz="8" w:space="0" w:color="auto"/>
            </w:tcBorders>
            <w:vAlign w:val="center"/>
            <w:hideMark/>
          </w:tcPr>
          <w:p w14:paraId="70A99DFA"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44"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17.1 (11.6, 24.5)</w:t>
            </w:r>
          </w:p>
        </w:tc>
      </w:tr>
      <w:tr w:rsidR="00815433" w:rsidRPr="004130C7" w14:paraId="2D05DA04"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4B58D58B"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18-24 (Normal)</w:t>
            </w:r>
          </w:p>
        </w:tc>
        <w:tc>
          <w:tcPr>
            <w:tcW w:w="1349" w:type="pct"/>
            <w:tcBorders>
              <w:top w:val="nil"/>
              <w:left w:val="nil"/>
              <w:bottom w:val="single" w:sz="8" w:space="0" w:color="auto"/>
              <w:right w:val="single" w:sz="8" w:space="0" w:color="auto"/>
            </w:tcBorders>
            <w:vAlign w:val="center"/>
            <w:hideMark/>
          </w:tcPr>
          <w:p w14:paraId="2A051B40"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45"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44.0 (41.8, 46.3)</w:t>
            </w:r>
          </w:p>
        </w:tc>
        <w:tc>
          <w:tcPr>
            <w:tcW w:w="1433" w:type="pct"/>
            <w:tcBorders>
              <w:top w:val="nil"/>
              <w:left w:val="nil"/>
              <w:bottom w:val="single" w:sz="8" w:space="0" w:color="auto"/>
              <w:right w:val="single" w:sz="8" w:space="0" w:color="auto"/>
            </w:tcBorders>
            <w:vAlign w:val="center"/>
            <w:hideMark/>
          </w:tcPr>
          <w:p w14:paraId="20F3335A"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46"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45.8 (38.1, 53.7)</w:t>
            </w:r>
          </w:p>
        </w:tc>
      </w:tr>
      <w:tr w:rsidR="00815433" w:rsidRPr="004130C7" w14:paraId="5458C034" w14:textId="77777777" w:rsidTr="00873461">
        <w:trPr>
          <w:gridAfter w:val="1"/>
          <w:wAfter w:w="200" w:type="pct"/>
          <w:trHeight w:val="196"/>
        </w:trPr>
        <w:tc>
          <w:tcPr>
            <w:tcW w:w="2018" w:type="pct"/>
            <w:tcBorders>
              <w:top w:val="nil"/>
              <w:left w:val="single" w:sz="8" w:space="0" w:color="auto"/>
              <w:bottom w:val="single" w:sz="8" w:space="0" w:color="auto"/>
              <w:right w:val="single" w:sz="8" w:space="0" w:color="auto"/>
            </w:tcBorders>
            <w:vAlign w:val="center"/>
            <w:hideMark/>
          </w:tcPr>
          <w:p w14:paraId="54898885"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≥25 (Late)</w:t>
            </w:r>
          </w:p>
        </w:tc>
        <w:tc>
          <w:tcPr>
            <w:tcW w:w="1349" w:type="pct"/>
            <w:tcBorders>
              <w:top w:val="nil"/>
              <w:left w:val="nil"/>
              <w:bottom w:val="single" w:sz="8" w:space="0" w:color="auto"/>
              <w:right w:val="single" w:sz="8" w:space="0" w:color="auto"/>
            </w:tcBorders>
            <w:vAlign w:val="center"/>
            <w:hideMark/>
          </w:tcPr>
          <w:p w14:paraId="3B473194"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47"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44.6 (42.4, 46.8)</w:t>
            </w:r>
          </w:p>
        </w:tc>
        <w:tc>
          <w:tcPr>
            <w:tcW w:w="1433" w:type="pct"/>
            <w:tcBorders>
              <w:top w:val="nil"/>
              <w:left w:val="nil"/>
              <w:bottom w:val="single" w:sz="8" w:space="0" w:color="auto"/>
              <w:right w:val="single" w:sz="8" w:space="0" w:color="auto"/>
            </w:tcBorders>
            <w:vAlign w:val="center"/>
            <w:hideMark/>
          </w:tcPr>
          <w:p w14:paraId="3545DDBF"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48"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37.0 (29.9, 44.8)</w:t>
            </w:r>
          </w:p>
        </w:tc>
      </w:tr>
      <w:tr w:rsidR="00815433" w:rsidRPr="004130C7" w14:paraId="543F3ED4" w14:textId="77777777" w:rsidTr="00873461">
        <w:trPr>
          <w:gridAfter w:val="1"/>
          <w:wAfter w:w="200" w:type="pct"/>
          <w:trHeight w:val="169"/>
        </w:trPr>
        <w:tc>
          <w:tcPr>
            <w:tcW w:w="2018" w:type="pct"/>
            <w:tcBorders>
              <w:top w:val="nil"/>
              <w:left w:val="single" w:sz="8" w:space="0" w:color="auto"/>
              <w:bottom w:val="single" w:sz="8" w:space="0" w:color="auto"/>
              <w:right w:val="single" w:sz="8" w:space="0" w:color="auto"/>
            </w:tcBorders>
            <w:vAlign w:val="center"/>
            <w:hideMark/>
          </w:tcPr>
          <w:p w14:paraId="6BD2603B"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 xml:space="preserve">Age at first sexual intercourse </w:t>
            </w:r>
          </w:p>
        </w:tc>
        <w:tc>
          <w:tcPr>
            <w:tcW w:w="1349" w:type="pct"/>
            <w:tcBorders>
              <w:top w:val="nil"/>
              <w:left w:val="nil"/>
              <w:bottom w:val="single" w:sz="8" w:space="0" w:color="auto"/>
              <w:right w:val="single" w:sz="8" w:space="0" w:color="auto"/>
            </w:tcBorders>
            <w:vAlign w:val="center"/>
            <w:hideMark/>
          </w:tcPr>
          <w:p w14:paraId="00C2B35F" w14:textId="38970D6E"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49"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4867E168" w14:textId="7721431C"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50" w:author="Md Salek" w:date="2026-04-05T00:46:00Z" w16du:dateUtc="2026-04-04T18:46:00Z">
                <w:pPr>
                  <w:spacing w:after="0" w:line="240" w:lineRule="auto"/>
                </w:pPr>
              </w:pPrChange>
            </w:pPr>
          </w:p>
        </w:tc>
      </w:tr>
      <w:tr w:rsidR="00815433" w:rsidRPr="004130C7" w14:paraId="61841332"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195A2D79"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 xml:space="preserve">&lt;18 </w:t>
            </w:r>
          </w:p>
        </w:tc>
        <w:tc>
          <w:tcPr>
            <w:tcW w:w="1349" w:type="pct"/>
            <w:tcBorders>
              <w:top w:val="nil"/>
              <w:left w:val="nil"/>
              <w:bottom w:val="single" w:sz="8" w:space="0" w:color="auto"/>
              <w:right w:val="single" w:sz="8" w:space="0" w:color="auto"/>
            </w:tcBorders>
            <w:vAlign w:val="center"/>
            <w:hideMark/>
          </w:tcPr>
          <w:p w14:paraId="338F485C"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51"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54.4 (51.6, 57.2)</w:t>
            </w:r>
          </w:p>
        </w:tc>
        <w:tc>
          <w:tcPr>
            <w:tcW w:w="1433" w:type="pct"/>
            <w:tcBorders>
              <w:top w:val="nil"/>
              <w:left w:val="nil"/>
              <w:bottom w:val="single" w:sz="8" w:space="0" w:color="auto"/>
              <w:right w:val="single" w:sz="8" w:space="0" w:color="auto"/>
            </w:tcBorders>
            <w:vAlign w:val="center"/>
            <w:hideMark/>
          </w:tcPr>
          <w:p w14:paraId="1AD7BD40" w14:textId="521871D9"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52" w:author="Md Salek" w:date="2026-04-05T00:46:00Z" w16du:dateUtc="2026-04-04T18:46:00Z">
                <w:pPr>
                  <w:spacing w:after="0" w:line="240" w:lineRule="auto"/>
                  <w:jc w:val="both"/>
                </w:pPr>
              </w:pPrChange>
            </w:pPr>
            <w:r w:rsidRPr="004130C7">
              <w:rPr>
                <w:rFonts w:ascii="Times New Roman" w:eastAsia="Times New Roman" w:hAnsi="Times New Roman" w:cs="Times New Roman"/>
                <w:color w:val="000000"/>
                <w:kern w:val="0"/>
                <w:lang w:bidi="bn-IN"/>
                <w14:ligatures w14:val="none"/>
              </w:rPr>
              <w:t>64.0 (56.4, 70.9)</w:t>
            </w:r>
          </w:p>
        </w:tc>
      </w:tr>
      <w:tr w:rsidR="00815433" w:rsidRPr="004130C7" w14:paraId="783F7686" w14:textId="77777777" w:rsidTr="00873461">
        <w:trPr>
          <w:gridAfter w:val="1"/>
          <w:wAfter w:w="200" w:type="pct"/>
          <w:trHeight w:val="115"/>
        </w:trPr>
        <w:tc>
          <w:tcPr>
            <w:tcW w:w="2018" w:type="pct"/>
            <w:tcBorders>
              <w:top w:val="nil"/>
              <w:left w:val="single" w:sz="8" w:space="0" w:color="auto"/>
              <w:bottom w:val="single" w:sz="8" w:space="0" w:color="auto"/>
              <w:right w:val="single" w:sz="8" w:space="0" w:color="auto"/>
            </w:tcBorders>
            <w:vAlign w:val="center"/>
            <w:hideMark/>
          </w:tcPr>
          <w:p w14:paraId="22E141ED"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≥18</w:t>
            </w:r>
          </w:p>
        </w:tc>
        <w:tc>
          <w:tcPr>
            <w:tcW w:w="1349" w:type="pct"/>
            <w:tcBorders>
              <w:top w:val="nil"/>
              <w:left w:val="nil"/>
              <w:bottom w:val="single" w:sz="8" w:space="0" w:color="auto"/>
              <w:right w:val="single" w:sz="8" w:space="0" w:color="auto"/>
            </w:tcBorders>
            <w:vAlign w:val="center"/>
            <w:hideMark/>
          </w:tcPr>
          <w:p w14:paraId="36AAF5FE"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53"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45.6 (42.8, 48.4)</w:t>
            </w:r>
          </w:p>
        </w:tc>
        <w:tc>
          <w:tcPr>
            <w:tcW w:w="1433" w:type="pct"/>
            <w:tcBorders>
              <w:top w:val="nil"/>
              <w:left w:val="nil"/>
              <w:bottom w:val="single" w:sz="8" w:space="0" w:color="auto"/>
              <w:right w:val="single" w:sz="8" w:space="0" w:color="auto"/>
            </w:tcBorders>
            <w:vAlign w:val="center"/>
            <w:hideMark/>
          </w:tcPr>
          <w:p w14:paraId="57ABE365"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54"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36.0 (29.1, 43.6)</w:t>
            </w:r>
          </w:p>
        </w:tc>
      </w:tr>
      <w:tr w:rsidR="00815433" w:rsidRPr="004130C7" w14:paraId="2E4BD346"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35B2F4E8"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 xml:space="preserve">Age at cohabitation </w:t>
            </w:r>
          </w:p>
        </w:tc>
        <w:tc>
          <w:tcPr>
            <w:tcW w:w="1349" w:type="pct"/>
            <w:tcBorders>
              <w:top w:val="nil"/>
              <w:left w:val="nil"/>
              <w:bottom w:val="single" w:sz="8" w:space="0" w:color="auto"/>
              <w:right w:val="single" w:sz="8" w:space="0" w:color="auto"/>
            </w:tcBorders>
            <w:vAlign w:val="center"/>
            <w:hideMark/>
          </w:tcPr>
          <w:p w14:paraId="2D6A366F" w14:textId="15EB09B6"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55"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5EB7051B" w14:textId="0ED4623C"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56" w:author="Md Salek" w:date="2026-04-05T00:46:00Z" w16du:dateUtc="2026-04-04T18:46:00Z">
                <w:pPr>
                  <w:spacing w:after="0" w:line="240" w:lineRule="auto"/>
                </w:pPr>
              </w:pPrChange>
            </w:pPr>
          </w:p>
        </w:tc>
      </w:tr>
      <w:tr w:rsidR="00815433" w:rsidRPr="004130C7" w14:paraId="7E62952D" w14:textId="77777777" w:rsidTr="00873461">
        <w:trPr>
          <w:gridAfter w:val="1"/>
          <w:wAfter w:w="200" w:type="pct"/>
          <w:trHeight w:val="70"/>
        </w:trPr>
        <w:tc>
          <w:tcPr>
            <w:tcW w:w="2018" w:type="pct"/>
            <w:tcBorders>
              <w:top w:val="nil"/>
              <w:left w:val="single" w:sz="8" w:space="0" w:color="auto"/>
              <w:bottom w:val="single" w:sz="8" w:space="0" w:color="auto"/>
              <w:right w:val="single" w:sz="8" w:space="0" w:color="auto"/>
            </w:tcBorders>
            <w:vAlign w:val="center"/>
            <w:hideMark/>
          </w:tcPr>
          <w:p w14:paraId="2DF4DE93"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&lt;18 (Young)</w:t>
            </w:r>
          </w:p>
        </w:tc>
        <w:tc>
          <w:tcPr>
            <w:tcW w:w="1349" w:type="pct"/>
            <w:tcBorders>
              <w:top w:val="nil"/>
              <w:left w:val="nil"/>
              <w:bottom w:val="single" w:sz="8" w:space="0" w:color="auto"/>
              <w:right w:val="single" w:sz="8" w:space="0" w:color="auto"/>
            </w:tcBorders>
            <w:vAlign w:val="center"/>
            <w:hideMark/>
          </w:tcPr>
          <w:p w14:paraId="260B8572"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57"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14.2 (12.4, 16.1)</w:t>
            </w:r>
          </w:p>
        </w:tc>
        <w:tc>
          <w:tcPr>
            <w:tcW w:w="1433" w:type="pct"/>
            <w:tcBorders>
              <w:top w:val="nil"/>
              <w:left w:val="nil"/>
              <w:bottom w:val="single" w:sz="8" w:space="0" w:color="auto"/>
              <w:right w:val="single" w:sz="8" w:space="0" w:color="auto"/>
            </w:tcBorders>
            <w:vAlign w:val="center"/>
            <w:hideMark/>
          </w:tcPr>
          <w:p w14:paraId="230B2A4D"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58"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19.4 (13.9, 26.3)</w:t>
            </w:r>
          </w:p>
        </w:tc>
      </w:tr>
      <w:tr w:rsidR="00815433" w:rsidRPr="004130C7" w14:paraId="62199997"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2701CAF2"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18–20 (Mild)</w:t>
            </w:r>
          </w:p>
        </w:tc>
        <w:tc>
          <w:tcPr>
            <w:tcW w:w="1349" w:type="pct"/>
            <w:tcBorders>
              <w:top w:val="nil"/>
              <w:left w:val="nil"/>
              <w:bottom w:val="single" w:sz="8" w:space="0" w:color="auto"/>
              <w:right w:val="single" w:sz="8" w:space="0" w:color="auto"/>
            </w:tcBorders>
            <w:vAlign w:val="center"/>
            <w:hideMark/>
          </w:tcPr>
          <w:p w14:paraId="0AD37976"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59"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20.2 (18.5, 22.0)</w:t>
            </w:r>
          </w:p>
        </w:tc>
        <w:tc>
          <w:tcPr>
            <w:tcW w:w="1433" w:type="pct"/>
            <w:tcBorders>
              <w:top w:val="nil"/>
              <w:left w:val="nil"/>
              <w:bottom w:val="single" w:sz="8" w:space="0" w:color="auto"/>
              <w:right w:val="single" w:sz="8" w:space="0" w:color="auto"/>
            </w:tcBorders>
            <w:vAlign w:val="center"/>
            <w:hideMark/>
          </w:tcPr>
          <w:p w14:paraId="6DE76BA5"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60"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17.0 (11.7, 24.0)</w:t>
            </w:r>
          </w:p>
        </w:tc>
      </w:tr>
      <w:tr w:rsidR="00815433" w:rsidRPr="004130C7" w14:paraId="5E099552"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0B26316A"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≥21 (Older)</w:t>
            </w:r>
          </w:p>
        </w:tc>
        <w:tc>
          <w:tcPr>
            <w:tcW w:w="1349" w:type="pct"/>
            <w:tcBorders>
              <w:top w:val="nil"/>
              <w:left w:val="nil"/>
              <w:bottom w:val="single" w:sz="8" w:space="0" w:color="auto"/>
              <w:right w:val="single" w:sz="8" w:space="0" w:color="auto"/>
            </w:tcBorders>
            <w:vAlign w:val="center"/>
            <w:hideMark/>
          </w:tcPr>
          <w:p w14:paraId="53427723"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61"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65.6 (63.3, 67.9)</w:t>
            </w:r>
          </w:p>
        </w:tc>
        <w:tc>
          <w:tcPr>
            <w:tcW w:w="1433" w:type="pct"/>
            <w:tcBorders>
              <w:top w:val="nil"/>
              <w:left w:val="nil"/>
              <w:bottom w:val="single" w:sz="8" w:space="0" w:color="auto"/>
              <w:right w:val="single" w:sz="8" w:space="0" w:color="auto"/>
            </w:tcBorders>
            <w:vAlign w:val="center"/>
            <w:hideMark/>
          </w:tcPr>
          <w:p w14:paraId="37E16C6E"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62"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63.7 (55.2, 71.3)</w:t>
            </w:r>
          </w:p>
        </w:tc>
      </w:tr>
      <w:tr w:rsidR="00815433" w:rsidRPr="004130C7" w14:paraId="4F755C67"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30B25111"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Women’s education</w:t>
            </w:r>
          </w:p>
        </w:tc>
        <w:tc>
          <w:tcPr>
            <w:tcW w:w="1349" w:type="pct"/>
            <w:tcBorders>
              <w:top w:val="nil"/>
              <w:left w:val="nil"/>
              <w:bottom w:val="single" w:sz="8" w:space="0" w:color="auto"/>
              <w:right w:val="single" w:sz="8" w:space="0" w:color="auto"/>
            </w:tcBorders>
            <w:vAlign w:val="center"/>
            <w:hideMark/>
          </w:tcPr>
          <w:p w14:paraId="43DCD0B1" w14:textId="74E03FF0"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63"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093EF623" w14:textId="04C94775"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64" w:author="Md Salek" w:date="2026-04-05T00:46:00Z" w16du:dateUtc="2026-04-04T18:46:00Z">
                <w:pPr>
                  <w:spacing w:after="0" w:line="240" w:lineRule="auto"/>
                </w:pPr>
              </w:pPrChange>
            </w:pPr>
          </w:p>
        </w:tc>
      </w:tr>
      <w:tr w:rsidR="00815433" w:rsidRPr="004130C7" w14:paraId="21679EDA"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6466C464"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lang w:bidi="bn-IN"/>
                <w14:ligatures w14:val="none"/>
              </w:rPr>
              <w:t xml:space="preserve">Below </w:t>
            </w:r>
            <w:r w:rsidRPr="004130C7">
              <w:rPr>
                <w:rFonts w:ascii="Times New Roman" w:eastAsia="Times New Roman" w:hAnsi="Times New Roman" w:cs="Times New Roman"/>
                <w:color w:val="000000"/>
                <w:kern w:val="0"/>
                <w:lang w:bidi="bn-IN"/>
                <w14:ligatures w14:val="none"/>
              </w:rPr>
              <w:t>Primary</w:t>
            </w:r>
          </w:p>
        </w:tc>
        <w:tc>
          <w:tcPr>
            <w:tcW w:w="1349" w:type="pct"/>
            <w:tcBorders>
              <w:top w:val="nil"/>
              <w:left w:val="nil"/>
              <w:bottom w:val="single" w:sz="8" w:space="0" w:color="auto"/>
              <w:right w:val="single" w:sz="8" w:space="0" w:color="auto"/>
            </w:tcBorders>
            <w:vAlign w:val="center"/>
            <w:hideMark/>
          </w:tcPr>
          <w:p w14:paraId="55891C86"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65"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24.7 (22.1, 27.4)</w:t>
            </w:r>
          </w:p>
        </w:tc>
        <w:tc>
          <w:tcPr>
            <w:tcW w:w="1433" w:type="pct"/>
            <w:tcBorders>
              <w:top w:val="nil"/>
              <w:left w:val="nil"/>
              <w:bottom w:val="single" w:sz="8" w:space="0" w:color="auto"/>
              <w:right w:val="single" w:sz="8" w:space="0" w:color="auto"/>
            </w:tcBorders>
            <w:vAlign w:val="center"/>
            <w:hideMark/>
          </w:tcPr>
          <w:p w14:paraId="0818259D"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66"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28.7 (21.0, 38.0)</w:t>
            </w:r>
          </w:p>
        </w:tc>
      </w:tr>
      <w:tr w:rsidR="00815433" w:rsidRPr="004130C7" w14:paraId="35AADC4A" w14:textId="77777777" w:rsidTr="00873461">
        <w:trPr>
          <w:gridAfter w:val="1"/>
          <w:wAfter w:w="200" w:type="pct"/>
          <w:trHeight w:val="115"/>
        </w:trPr>
        <w:tc>
          <w:tcPr>
            <w:tcW w:w="2018" w:type="pct"/>
            <w:tcBorders>
              <w:top w:val="nil"/>
              <w:left w:val="single" w:sz="8" w:space="0" w:color="auto"/>
              <w:bottom w:val="single" w:sz="8" w:space="0" w:color="auto"/>
              <w:right w:val="single" w:sz="8" w:space="0" w:color="auto"/>
            </w:tcBorders>
            <w:vAlign w:val="center"/>
            <w:hideMark/>
          </w:tcPr>
          <w:p w14:paraId="1F45C81F"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Secondary incomplete</w:t>
            </w:r>
          </w:p>
        </w:tc>
        <w:tc>
          <w:tcPr>
            <w:tcW w:w="1349" w:type="pct"/>
            <w:tcBorders>
              <w:top w:val="nil"/>
              <w:left w:val="nil"/>
              <w:bottom w:val="single" w:sz="8" w:space="0" w:color="auto"/>
              <w:right w:val="single" w:sz="8" w:space="0" w:color="auto"/>
            </w:tcBorders>
            <w:vAlign w:val="center"/>
            <w:hideMark/>
          </w:tcPr>
          <w:p w14:paraId="531B0635"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67"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59.2 (56.5, 61.9)</w:t>
            </w:r>
          </w:p>
        </w:tc>
        <w:tc>
          <w:tcPr>
            <w:tcW w:w="1433" w:type="pct"/>
            <w:tcBorders>
              <w:top w:val="nil"/>
              <w:left w:val="nil"/>
              <w:bottom w:val="single" w:sz="8" w:space="0" w:color="auto"/>
              <w:right w:val="single" w:sz="8" w:space="0" w:color="auto"/>
            </w:tcBorders>
            <w:vAlign w:val="center"/>
            <w:hideMark/>
          </w:tcPr>
          <w:p w14:paraId="4EC9FAE4"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68"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54.1 (45.3, 62.6)</w:t>
            </w:r>
          </w:p>
        </w:tc>
      </w:tr>
      <w:tr w:rsidR="00815433" w:rsidRPr="004130C7" w14:paraId="512B75FA" w14:textId="77777777" w:rsidTr="00873461">
        <w:trPr>
          <w:gridAfter w:val="1"/>
          <w:wAfter w:w="200" w:type="pct"/>
          <w:trHeight w:val="97"/>
        </w:trPr>
        <w:tc>
          <w:tcPr>
            <w:tcW w:w="2018" w:type="pct"/>
            <w:tcBorders>
              <w:top w:val="nil"/>
              <w:left w:val="single" w:sz="8" w:space="0" w:color="auto"/>
              <w:bottom w:val="single" w:sz="8" w:space="0" w:color="auto"/>
              <w:right w:val="single" w:sz="8" w:space="0" w:color="auto"/>
            </w:tcBorders>
            <w:vAlign w:val="center"/>
            <w:hideMark/>
          </w:tcPr>
          <w:p w14:paraId="76D1C617"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Secondary or higher</w:t>
            </w:r>
          </w:p>
        </w:tc>
        <w:tc>
          <w:tcPr>
            <w:tcW w:w="1349" w:type="pct"/>
            <w:tcBorders>
              <w:top w:val="nil"/>
              <w:left w:val="nil"/>
              <w:bottom w:val="single" w:sz="8" w:space="0" w:color="auto"/>
              <w:right w:val="single" w:sz="8" w:space="0" w:color="auto"/>
            </w:tcBorders>
            <w:vAlign w:val="center"/>
            <w:hideMark/>
          </w:tcPr>
          <w:p w14:paraId="68A95DEF"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69"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16.1 (13.3, 19.5)</w:t>
            </w:r>
          </w:p>
        </w:tc>
        <w:tc>
          <w:tcPr>
            <w:tcW w:w="1433" w:type="pct"/>
            <w:tcBorders>
              <w:top w:val="nil"/>
              <w:left w:val="nil"/>
              <w:bottom w:val="single" w:sz="8" w:space="0" w:color="auto"/>
              <w:right w:val="single" w:sz="8" w:space="0" w:color="auto"/>
            </w:tcBorders>
            <w:vAlign w:val="center"/>
            <w:hideMark/>
          </w:tcPr>
          <w:p w14:paraId="44858426"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70"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17.2 (11.4, 25.2)</w:t>
            </w:r>
          </w:p>
        </w:tc>
      </w:tr>
      <w:tr w:rsidR="00815433" w:rsidRPr="004130C7" w14:paraId="4D4660CE"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0B59DF4D"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 xml:space="preserve">Maternal Employment </w:t>
            </w:r>
          </w:p>
        </w:tc>
        <w:tc>
          <w:tcPr>
            <w:tcW w:w="1349" w:type="pct"/>
            <w:tcBorders>
              <w:top w:val="nil"/>
              <w:left w:val="nil"/>
              <w:bottom w:val="single" w:sz="8" w:space="0" w:color="auto"/>
              <w:right w:val="single" w:sz="8" w:space="0" w:color="auto"/>
            </w:tcBorders>
            <w:vAlign w:val="center"/>
            <w:hideMark/>
          </w:tcPr>
          <w:p w14:paraId="11D83A88" w14:textId="5A01DC90"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71"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2F4A37AB" w14:textId="38C6F4B3"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72" w:author="Md Salek" w:date="2026-04-05T00:46:00Z" w16du:dateUtc="2026-04-04T18:46:00Z">
                <w:pPr>
                  <w:spacing w:after="0" w:line="240" w:lineRule="auto"/>
                </w:pPr>
              </w:pPrChange>
            </w:pPr>
          </w:p>
        </w:tc>
      </w:tr>
      <w:tr w:rsidR="00815433" w:rsidRPr="004130C7" w14:paraId="42A67746"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1FFC95D4"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Not working</w:t>
            </w:r>
          </w:p>
        </w:tc>
        <w:tc>
          <w:tcPr>
            <w:tcW w:w="1349" w:type="pct"/>
            <w:tcBorders>
              <w:top w:val="nil"/>
              <w:left w:val="nil"/>
              <w:bottom w:val="single" w:sz="8" w:space="0" w:color="auto"/>
              <w:right w:val="single" w:sz="8" w:space="0" w:color="auto"/>
            </w:tcBorders>
            <w:vAlign w:val="center"/>
            <w:hideMark/>
          </w:tcPr>
          <w:p w14:paraId="380CBB6F"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73"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61.0 (57.7, 64.2)</w:t>
            </w:r>
          </w:p>
        </w:tc>
        <w:tc>
          <w:tcPr>
            <w:tcW w:w="1433" w:type="pct"/>
            <w:tcBorders>
              <w:top w:val="nil"/>
              <w:left w:val="nil"/>
              <w:bottom w:val="single" w:sz="8" w:space="0" w:color="auto"/>
              <w:right w:val="single" w:sz="8" w:space="0" w:color="auto"/>
            </w:tcBorders>
            <w:vAlign w:val="center"/>
            <w:hideMark/>
          </w:tcPr>
          <w:p w14:paraId="5B7F6DDC"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74"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61.6 (52.9, 69.6)</w:t>
            </w:r>
          </w:p>
        </w:tc>
      </w:tr>
      <w:tr w:rsidR="00815433" w:rsidRPr="004130C7" w14:paraId="53F26B98"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073A96EB"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Currently working</w:t>
            </w:r>
          </w:p>
        </w:tc>
        <w:tc>
          <w:tcPr>
            <w:tcW w:w="1349" w:type="pct"/>
            <w:tcBorders>
              <w:top w:val="nil"/>
              <w:left w:val="nil"/>
              <w:bottom w:val="single" w:sz="8" w:space="0" w:color="auto"/>
              <w:right w:val="single" w:sz="8" w:space="0" w:color="auto"/>
            </w:tcBorders>
            <w:vAlign w:val="center"/>
            <w:hideMark/>
          </w:tcPr>
          <w:p w14:paraId="6DBC6AB8"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75"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39.0 (35.8, 42.3)</w:t>
            </w:r>
          </w:p>
        </w:tc>
        <w:tc>
          <w:tcPr>
            <w:tcW w:w="1433" w:type="pct"/>
            <w:tcBorders>
              <w:top w:val="nil"/>
              <w:left w:val="nil"/>
              <w:bottom w:val="single" w:sz="8" w:space="0" w:color="auto"/>
              <w:right w:val="single" w:sz="8" w:space="0" w:color="auto"/>
            </w:tcBorders>
            <w:vAlign w:val="center"/>
            <w:hideMark/>
          </w:tcPr>
          <w:p w14:paraId="7056FB45"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76"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38.4 (30.4, 47.1)</w:t>
            </w:r>
          </w:p>
        </w:tc>
      </w:tr>
      <w:tr w:rsidR="00815433" w:rsidRPr="004130C7" w14:paraId="6C1A80F1"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161684DB"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 xml:space="preserve">Adequate ANC Visits </w:t>
            </w:r>
          </w:p>
        </w:tc>
        <w:tc>
          <w:tcPr>
            <w:tcW w:w="1349" w:type="pct"/>
            <w:tcBorders>
              <w:top w:val="nil"/>
              <w:left w:val="nil"/>
              <w:bottom w:val="single" w:sz="8" w:space="0" w:color="auto"/>
              <w:right w:val="single" w:sz="8" w:space="0" w:color="auto"/>
            </w:tcBorders>
            <w:vAlign w:val="center"/>
            <w:hideMark/>
          </w:tcPr>
          <w:p w14:paraId="78F388D7" w14:textId="14775C41"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77"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31D5A4A8" w14:textId="43A63C69"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78" w:author="Md Salek" w:date="2026-04-05T00:46:00Z" w16du:dateUtc="2026-04-04T18:46:00Z">
                <w:pPr>
                  <w:spacing w:after="0" w:line="240" w:lineRule="auto"/>
                </w:pPr>
              </w:pPrChange>
            </w:pPr>
          </w:p>
        </w:tc>
      </w:tr>
      <w:tr w:rsidR="00815433" w:rsidRPr="004130C7" w14:paraId="54596215"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4FD19B6E"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&lt;4 visits</w:t>
            </w:r>
          </w:p>
        </w:tc>
        <w:tc>
          <w:tcPr>
            <w:tcW w:w="1349" w:type="pct"/>
            <w:tcBorders>
              <w:top w:val="nil"/>
              <w:left w:val="nil"/>
              <w:bottom w:val="single" w:sz="8" w:space="0" w:color="auto"/>
              <w:right w:val="single" w:sz="8" w:space="0" w:color="auto"/>
            </w:tcBorders>
            <w:vAlign w:val="center"/>
            <w:hideMark/>
          </w:tcPr>
          <w:p w14:paraId="3744AACC" w14:textId="421AD838"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79"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81.0 (79.1, 82.8)</w:t>
            </w:r>
          </w:p>
        </w:tc>
        <w:tc>
          <w:tcPr>
            <w:tcW w:w="1433" w:type="pct"/>
            <w:tcBorders>
              <w:top w:val="nil"/>
              <w:left w:val="nil"/>
              <w:bottom w:val="single" w:sz="8" w:space="0" w:color="auto"/>
              <w:right w:val="single" w:sz="8" w:space="0" w:color="auto"/>
            </w:tcBorders>
            <w:vAlign w:val="center"/>
            <w:hideMark/>
          </w:tcPr>
          <w:p w14:paraId="605913CC"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80"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82.5 (75.5, 87.9)</w:t>
            </w:r>
          </w:p>
        </w:tc>
      </w:tr>
      <w:tr w:rsidR="00815433" w:rsidRPr="004130C7" w14:paraId="486ABC9F"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0414ABD4"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≥4 visits</w:t>
            </w:r>
          </w:p>
        </w:tc>
        <w:tc>
          <w:tcPr>
            <w:tcW w:w="1349" w:type="pct"/>
            <w:tcBorders>
              <w:top w:val="nil"/>
              <w:left w:val="nil"/>
              <w:bottom w:val="single" w:sz="8" w:space="0" w:color="auto"/>
              <w:right w:val="single" w:sz="8" w:space="0" w:color="auto"/>
            </w:tcBorders>
            <w:vAlign w:val="center"/>
            <w:hideMark/>
          </w:tcPr>
          <w:p w14:paraId="2810A295" w14:textId="1AE5B570"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81"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19.0 (17.2, 20.9)</w:t>
            </w:r>
          </w:p>
        </w:tc>
        <w:tc>
          <w:tcPr>
            <w:tcW w:w="1433" w:type="pct"/>
            <w:tcBorders>
              <w:top w:val="nil"/>
              <w:left w:val="nil"/>
              <w:bottom w:val="single" w:sz="8" w:space="0" w:color="auto"/>
              <w:right w:val="single" w:sz="8" w:space="0" w:color="auto"/>
            </w:tcBorders>
            <w:vAlign w:val="center"/>
            <w:hideMark/>
          </w:tcPr>
          <w:p w14:paraId="2139FB4F"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82"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17.5 (12.1, 24.5)</w:t>
            </w:r>
          </w:p>
        </w:tc>
      </w:tr>
      <w:tr w:rsidR="00815433" w:rsidRPr="004130C7" w14:paraId="54FD4A69" w14:textId="77777777" w:rsidTr="00873461">
        <w:trPr>
          <w:gridAfter w:val="1"/>
          <w:wAfter w:w="200" w:type="pct"/>
          <w:trHeight w:val="88"/>
        </w:trPr>
        <w:tc>
          <w:tcPr>
            <w:tcW w:w="2018" w:type="pct"/>
            <w:tcBorders>
              <w:top w:val="nil"/>
              <w:left w:val="single" w:sz="8" w:space="0" w:color="auto"/>
              <w:bottom w:val="single" w:sz="8" w:space="0" w:color="auto"/>
              <w:right w:val="single" w:sz="8" w:space="0" w:color="auto"/>
            </w:tcBorders>
            <w:vAlign w:val="center"/>
            <w:hideMark/>
          </w:tcPr>
          <w:p w14:paraId="41D2FF12"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Number of children</w:t>
            </w:r>
          </w:p>
        </w:tc>
        <w:tc>
          <w:tcPr>
            <w:tcW w:w="1349" w:type="pct"/>
            <w:tcBorders>
              <w:top w:val="nil"/>
              <w:left w:val="nil"/>
              <w:bottom w:val="single" w:sz="8" w:space="0" w:color="auto"/>
              <w:right w:val="single" w:sz="8" w:space="0" w:color="auto"/>
            </w:tcBorders>
            <w:vAlign w:val="center"/>
            <w:hideMark/>
          </w:tcPr>
          <w:p w14:paraId="5690312D" w14:textId="796E3C09"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83"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74BB6ACE" w14:textId="5B6869A0"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84" w:author="Md Salek" w:date="2026-04-05T00:46:00Z" w16du:dateUtc="2026-04-04T18:46:00Z">
                <w:pPr>
                  <w:spacing w:after="0" w:line="240" w:lineRule="auto"/>
                </w:pPr>
              </w:pPrChange>
            </w:pPr>
          </w:p>
        </w:tc>
      </w:tr>
      <w:tr w:rsidR="00815433" w:rsidRPr="004130C7" w14:paraId="3D09CCA1"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141C7570"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None</w:t>
            </w:r>
          </w:p>
        </w:tc>
        <w:tc>
          <w:tcPr>
            <w:tcW w:w="1349" w:type="pct"/>
            <w:tcBorders>
              <w:top w:val="nil"/>
              <w:left w:val="nil"/>
              <w:bottom w:val="single" w:sz="8" w:space="0" w:color="auto"/>
              <w:right w:val="single" w:sz="8" w:space="0" w:color="auto"/>
            </w:tcBorders>
            <w:vAlign w:val="center"/>
            <w:hideMark/>
          </w:tcPr>
          <w:p w14:paraId="22D2149E" w14:textId="150227DF"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85"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33.6 (31.5, 35.8)</w:t>
            </w:r>
          </w:p>
        </w:tc>
        <w:tc>
          <w:tcPr>
            <w:tcW w:w="1433" w:type="pct"/>
            <w:tcBorders>
              <w:top w:val="nil"/>
              <w:left w:val="nil"/>
              <w:bottom w:val="single" w:sz="8" w:space="0" w:color="auto"/>
              <w:right w:val="single" w:sz="8" w:space="0" w:color="auto"/>
            </w:tcBorders>
            <w:vAlign w:val="center"/>
            <w:hideMark/>
          </w:tcPr>
          <w:p w14:paraId="706DBD73"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86"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26.7 (20.4, 34.2)</w:t>
            </w:r>
          </w:p>
        </w:tc>
      </w:tr>
      <w:tr w:rsidR="00815433" w:rsidRPr="004130C7" w14:paraId="31D07219" w14:textId="77777777" w:rsidTr="00873461">
        <w:trPr>
          <w:gridAfter w:val="1"/>
          <w:wAfter w:w="200" w:type="pct"/>
          <w:trHeight w:val="133"/>
        </w:trPr>
        <w:tc>
          <w:tcPr>
            <w:tcW w:w="2018" w:type="pct"/>
            <w:tcBorders>
              <w:top w:val="nil"/>
              <w:left w:val="single" w:sz="8" w:space="0" w:color="auto"/>
              <w:bottom w:val="single" w:sz="8" w:space="0" w:color="auto"/>
              <w:right w:val="single" w:sz="8" w:space="0" w:color="auto"/>
            </w:tcBorders>
            <w:vAlign w:val="center"/>
            <w:hideMark/>
          </w:tcPr>
          <w:p w14:paraId="3BFC0D09"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w:t>
            </w:r>
          </w:p>
        </w:tc>
        <w:tc>
          <w:tcPr>
            <w:tcW w:w="1349" w:type="pct"/>
            <w:tcBorders>
              <w:top w:val="nil"/>
              <w:left w:val="nil"/>
              <w:bottom w:val="single" w:sz="8" w:space="0" w:color="auto"/>
              <w:right w:val="single" w:sz="8" w:space="0" w:color="auto"/>
            </w:tcBorders>
            <w:vAlign w:val="center"/>
            <w:hideMark/>
          </w:tcPr>
          <w:p w14:paraId="4F8CF639" w14:textId="0EC06092"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87"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48.2 (45.5, 51.0)</w:t>
            </w:r>
          </w:p>
        </w:tc>
        <w:tc>
          <w:tcPr>
            <w:tcW w:w="1433" w:type="pct"/>
            <w:tcBorders>
              <w:top w:val="nil"/>
              <w:left w:val="nil"/>
              <w:bottom w:val="single" w:sz="8" w:space="0" w:color="auto"/>
              <w:right w:val="single" w:sz="8" w:space="0" w:color="auto"/>
            </w:tcBorders>
            <w:vAlign w:val="center"/>
            <w:hideMark/>
          </w:tcPr>
          <w:p w14:paraId="6DCECE62"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88"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48.5 (40.9, 56.1)</w:t>
            </w:r>
          </w:p>
        </w:tc>
      </w:tr>
      <w:tr w:rsidR="00815433" w:rsidRPr="004130C7" w14:paraId="52EA2BE8"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24B60386"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3+</w:t>
            </w:r>
          </w:p>
        </w:tc>
        <w:tc>
          <w:tcPr>
            <w:tcW w:w="1349" w:type="pct"/>
            <w:tcBorders>
              <w:top w:val="nil"/>
              <w:left w:val="nil"/>
              <w:bottom w:val="single" w:sz="8" w:space="0" w:color="auto"/>
              <w:right w:val="single" w:sz="8" w:space="0" w:color="auto"/>
            </w:tcBorders>
            <w:vAlign w:val="center"/>
            <w:hideMark/>
          </w:tcPr>
          <w:p w14:paraId="75B1E85E" w14:textId="05456A41"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89"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18.2 (16.4, 20.0)</w:t>
            </w:r>
          </w:p>
        </w:tc>
        <w:tc>
          <w:tcPr>
            <w:tcW w:w="1433" w:type="pct"/>
            <w:tcBorders>
              <w:top w:val="nil"/>
              <w:left w:val="nil"/>
              <w:bottom w:val="single" w:sz="8" w:space="0" w:color="auto"/>
              <w:right w:val="single" w:sz="8" w:space="0" w:color="auto"/>
            </w:tcBorders>
            <w:vAlign w:val="center"/>
            <w:hideMark/>
          </w:tcPr>
          <w:p w14:paraId="452C634C"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90"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24.8 (18.8, 32.1)</w:t>
            </w:r>
          </w:p>
        </w:tc>
      </w:tr>
      <w:tr w:rsidR="00815433" w:rsidRPr="004130C7" w14:paraId="28E65D64" w14:textId="77777777" w:rsidTr="00873461">
        <w:trPr>
          <w:gridAfter w:val="1"/>
          <w:wAfter w:w="200" w:type="pct"/>
          <w:trHeight w:val="70"/>
        </w:trPr>
        <w:tc>
          <w:tcPr>
            <w:tcW w:w="2018" w:type="pct"/>
            <w:tcBorders>
              <w:top w:val="nil"/>
              <w:left w:val="single" w:sz="8" w:space="0" w:color="auto"/>
              <w:bottom w:val="single" w:sz="8" w:space="0" w:color="auto"/>
              <w:right w:val="single" w:sz="8" w:space="0" w:color="auto"/>
            </w:tcBorders>
            <w:vAlign w:val="center"/>
            <w:hideMark/>
          </w:tcPr>
          <w:p w14:paraId="7CA34030"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Birth Size</w:t>
            </w:r>
          </w:p>
        </w:tc>
        <w:tc>
          <w:tcPr>
            <w:tcW w:w="1349" w:type="pct"/>
            <w:tcBorders>
              <w:top w:val="nil"/>
              <w:left w:val="nil"/>
              <w:bottom w:val="single" w:sz="8" w:space="0" w:color="auto"/>
              <w:right w:val="single" w:sz="8" w:space="0" w:color="auto"/>
            </w:tcBorders>
            <w:vAlign w:val="center"/>
            <w:hideMark/>
          </w:tcPr>
          <w:p w14:paraId="1DE27AA2" w14:textId="5309EF5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91"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148762CF" w14:textId="4FA9050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92" w:author="Md Salek" w:date="2026-04-05T00:46:00Z" w16du:dateUtc="2026-04-04T18:46:00Z">
                <w:pPr>
                  <w:spacing w:after="0" w:line="240" w:lineRule="auto"/>
                </w:pPr>
              </w:pPrChange>
            </w:pPr>
          </w:p>
        </w:tc>
      </w:tr>
      <w:tr w:rsidR="00815433" w:rsidRPr="004130C7" w14:paraId="4799B6B4"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28999607"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Small</w:t>
            </w:r>
          </w:p>
        </w:tc>
        <w:tc>
          <w:tcPr>
            <w:tcW w:w="1349" w:type="pct"/>
            <w:tcBorders>
              <w:top w:val="nil"/>
              <w:left w:val="nil"/>
              <w:bottom w:val="single" w:sz="8" w:space="0" w:color="auto"/>
              <w:right w:val="single" w:sz="8" w:space="0" w:color="auto"/>
            </w:tcBorders>
            <w:vAlign w:val="center"/>
            <w:hideMark/>
          </w:tcPr>
          <w:p w14:paraId="271D5613" w14:textId="3F2FD17E"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93"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81.5 (79.6, 83.2)</w:t>
            </w:r>
          </w:p>
        </w:tc>
        <w:tc>
          <w:tcPr>
            <w:tcW w:w="1433" w:type="pct"/>
            <w:tcBorders>
              <w:top w:val="nil"/>
              <w:left w:val="nil"/>
              <w:bottom w:val="single" w:sz="8" w:space="0" w:color="auto"/>
              <w:right w:val="single" w:sz="8" w:space="0" w:color="auto"/>
            </w:tcBorders>
            <w:vAlign w:val="center"/>
            <w:hideMark/>
          </w:tcPr>
          <w:p w14:paraId="2B7BCDFA"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94"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78.7 (71.3, 84.7)</w:t>
            </w:r>
          </w:p>
        </w:tc>
      </w:tr>
      <w:tr w:rsidR="00815433" w:rsidRPr="004130C7" w14:paraId="49B01850" w14:textId="77777777" w:rsidTr="00873461">
        <w:trPr>
          <w:gridAfter w:val="1"/>
          <w:wAfter w:w="200" w:type="pct"/>
          <w:trHeight w:val="48"/>
        </w:trPr>
        <w:tc>
          <w:tcPr>
            <w:tcW w:w="2018" w:type="pct"/>
            <w:tcBorders>
              <w:top w:val="nil"/>
              <w:left w:val="single" w:sz="8" w:space="0" w:color="auto"/>
              <w:bottom w:val="single" w:sz="8" w:space="0" w:color="auto"/>
              <w:right w:val="single" w:sz="8" w:space="0" w:color="auto"/>
            </w:tcBorders>
            <w:vAlign w:val="center"/>
            <w:hideMark/>
          </w:tcPr>
          <w:p w14:paraId="6F02EAC9"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Average or Large</w:t>
            </w:r>
          </w:p>
        </w:tc>
        <w:tc>
          <w:tcPr>
            <w:tcW w:w="1349" w:type="pct"/>
            <w:tcBorders>
              <w:top w:val="nil"/>
              <w:left w:val="nil"/>
              <w:bottom w:val="single" w:sz="8" w:space="0" w:color="auto"/>
              <w:right w:val="single" w:sz="8" w:space="0" w:color="auto"/>
            </w:tcBorders>
            <w:vAlign w:val="center"/>
            <w:hideMark/>
          </w:tcPr>
          <w:p w14:paraId="5DF6013A" w14:textId="2884B66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95"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18.5 (16.8, 20.4)</w:t>
            </w:r>
          </w:p>
        </w:tc>
        <w:tc>
          <w:tcPr>
            <w:tcW w:w="1433" w:type="pct"/>
            <w:tcBorders>
              <w:top w:val="nil"/>
              <w:left w:val="nil"/>
              <w:bottom w:val="single" w:sz="8" w:space="0" w:color="auto"/>
              <w:right w:val="single" w:sz="8" w:space="0" w:color="auto"/>
            </w:tcBorders>
            <w:vAlign w:val="center"/>
            <w:hideMark/>
          </w:tcPr>
          <w:p w14:paraId="4199F09A"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96"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21.3 (15.3, 28.7)</w:t>
            </w:r>
          </w:p>
        </w:tc>
      </w:tr>
      <w:tr w:rsidR="00815433" w:rsidRPr="004130C7" w14:paraId="0DBEEFCA"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03A1A323"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Preterm birth</w:t>
            </w:r>
          </w:p>
        </w:tc>
        <w:tc>
          <w:tcPr>
            <w:tcW w:w="1349" w:type="pct"/>
            <w:tcBorders>
              <w:top w:val="nil"/>
              <w:left w:val="nil"/>
              <w:bottom w:val="single" w:sz="8" w:space="0" w:color="auto"/>
              <w:right w:val="single" w:sz="8" w:space="0" w:color="auto"/>
            </w:tcBorders>
            <w:vAlign w:val="center"/>
            <w:hideMark/>
          </w:tcPr>
          <w:p w14:paraId="6AFC22AB" w14:textId="065648EA"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97"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65CAF9B9" w14:textId="2232B895"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98" w:author="Md Salek" w:date="2026-04-05T00:46:00Z" w16du:dateUtc="2026-04-04T18:46:00Z">
                <w:pPr>
                  <w:spacing w:after="0" w:line="240" w:lineRule="auto"/>
                </w:pPr>
              </w:pPrChange>
            </w:pPr>
          </w:p>
        </w:tc>
        <w:tc>
          <w:tcPr>
            <w:tcW w:w="200" w:type="pct"/>
            <w:vAlign w:val="center"/>
            <w:hideMark/>
          </w:tcPr>
          <w:p w14:paraId="36DB14EF"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6DF08BDA"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7101DF7D"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Term (&gt;=9 months)</w:t>
            </w:r>
          </w:p>
        </w:tc>
        <w:tc>
          <w:tcPr>
            <w:tcW w:w="1349" w:type="pct"/>
            <w:tcBorders>
              <w:top w:val="nil"/>
              <w:left w:val="nil"/>
              <w:bottom w:val="single" w:sz="8" w:space="0" w:color="auto"/>
              <w:right w:val="single" w:sz="8" w:space="0" w:color="auto"/>
            </w:tcBorders>
            <w:vAlign w:val="center"/>
            <w:hideMark/>
          </w:tcPr>
          <w:p w14:paraId="6FE7A6B5" w14:textId="3737F50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299"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91.8 (90.1, 93.2)</w:t>
            </w:r>
          </w:p>
        </w:tc>
        <w:tc>
          <w:tcPr>
            <w:tcW w:w="1433" w:type="pct"/>
            <w:tcBorders>
              <w:top w:val="nil"/>
              <w:left w:val="nil"/>
              <w:bottom w:val="single" w:sz="8" w:space="0" w:color="auto"/>
              <w:right w:val="single" w:sz="8" w:space="0" w:color="auto"/>
            </w:tcBorders>
            <w:vAlign w:val="center"/>
            <w:hideMark/>
          </w:tcPr>
          <w:p w14:paraId="24F367F7"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00"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90.9 (84.8, 94.7)</w:t>
            </w:r>
          </w:p>
        </w:tc>
        <w:tc>
          <w:tcPr>
            <w:tcW w:w="200" w:type="pct"/>
            <w:vAlign w:val="center"/>
            <w:hideMark/>
          </w:tcPr>
          <w:p w14:paraId="28E82C19"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41D1D403"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4032230E"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lastRenderedPageBreak/>
              <w:t>Preterm (&lt;9 months)</w:t>
            </w:r>
          </w:p>
        </w:tc>
        <w:tc>
          <w:tcPr>
            <w:tcW w:w="1349" w:type="pct"/>
            <w:tcBorders>
              <w:top w:val="nil"/>
              <w:left w:val="nil"/>
              <w:bottom w:val="single" w:sz="8" w:space="0" w:color="auto"/>
              <w:right w:val="single" w:sz="8" w:space="0" w:color="auto"/>
            </w:tcBorders>
            <w:vAlign w:val="center"/>
            <w:hideMark/>
          </w:tcPr>
          <w:p w14:paraId="5E77A979" w14:textId="78BFD3F9"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01"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8.2 (6.8, 9.9)</w:t>
            </w:r>
          </w:p>
        </w:tc>
        <w:tc>
          <w:tcPr>
            <w:tcW w:w="1433" w:type="pct"/>
            <w:tcBorders>
              <w:top w:val="nil"/>
              <w:left w:val="nil"/>
              <w:bottom w:val="single" w:sz="8" w:space="0" w:color="auto"/>
              <w:right w:val="single" w:sz="8" w:space="0" w:color="auto"/>
            </w:tcBorders>
            <w:vAlign w:val="center"/>
            <w:hideMark/>
          </w:tcPr>
          <w:p w14:paraId="2FAD7B8C"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02"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9.1 (5.3, 15.2)</w:t>
            </w:r>
          </w:p>
        </w:tc>
        <w:tc>
          <w:tcPr>
            <w:tcW w:w="200" w:type="pct"/>
            <w:vAlign w:val="center"/>
            <w:hideMark/>
          </w:tcPr>
          <w:p w14:paraId="2D69759D"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02E437B1"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29BF57F9"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Currently Pregnant</w:t>
            </w:r>
          </w:p>
        </w:tc>
        <w:tc>
          <w:tcPr>
            <w:tcW w:w="1349" w:type="pct"/>
            <w:tcBorders>
              <w:top w:val="nil"/>
              <w:left w:val="nil"/>
              <w:bottom w:val="single" w:sz="8" w:space="0" w:color="auto"/>
              <w:right w:val="single" w:sz="8" w:space="0" w:color="auto"/>
            </w:tcBorders>
            <w:vAlign w:val="center"/>
            <w:hideMark/>
          </w:tcPr>
          <w:p w14:paraId="2C9EBFFA" w14:textId="7233EDC4"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03"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6137AF76" w14:textId="0EDFFA35"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04" w:author="Md Salek" w:date="2026-04-05T00:46:00Z" w16du:dateUtc="2026-04-04T18:46:00Z">
                <w:pPr>
                  <w:spacing w:after="0" w:line="240" w:lineRule="auto"/>
                </w:pPr>
              </w:pPrChange>
            </w:pPr>
          </w:p>
        </w:tc>
        <w:tc>
          <w:tcPr>
            <w:tcW w:w="200" w:type="pct"/>
            <w:vAlign w:val="center"/>
            <w:hideMark/>
          </w:tcPr>
          <w:p w14:paraId="3053334F"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2EADC8DF"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08393A8D"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 xml:space="preserve">No </w:t>
            </w:r>
          </w:p>
        </w:tc>
        <w:tc>
          <w:tcPr>
            <w:tcW w:w="1349" w:type="pct"/>
            <w:tcBorders>
              <w:top w:val="nil"/>
              <w:left w:val="nil"/>
              <w:bottom w:val="single" w:sz="8" w:space="0" w:color="auto"/>
              <w:right w:val="single" w:sz="8" w:space="0" w:color="auto"/>
            </w:tcBorders>
            <w:vAlign w:val="center"/>
            <w:hideMark/>
          </w:tcPr>
          <w:p w14:paraId="1687DE03" w14:textId="4D357136"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05"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97.1 (96.2, 97.7)</w:t>
            </w:r>
          </w:p>
        </w:tc>
        <w:tc>
          <w:tcPr>
            <w:tcW w:w="1433" w:type="pct"/>
            <w:tcBorders>
              <w:top w:val="nil"/>
              <w:left w:val="nil"/>
              <w:bottom w:val="single" w:sz="8" w:space="0" w:color="auto"/>
              <w:right w:val="single" w:sz="8" w:space="0" w:color="auto"/>
            </w:tcBorders>
            <w:vAlign w:val="center"/>
            <w:hideMark/>
          </w:tcPr>
          <w:p w14:paraId="755CD8B1"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06"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98.0 (94.7, 99.2)</w:t>
            </w:r>
          </w:p>
        </w:tc>
        <w:tc>
          <w:tcPr>
            <w:tcW w:w="200" w:type="pct"/>
            <w:vAlign w:val="center"/>
            <w:hideMark/>
          </w:tcPr>
          <w:p w14:paraId="05F1F76D"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61B33412"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5BFFD64C"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Yes</w:t>
            </w:r>
          </w:p>
        </w:tc>
        <w:tc>
          <w:tcPr>
            <w:tcW w:w="1349" w:type="pct"/>
            <w:tcBorders>
              <w:top w:val="nil"/>
              <w:left w:val="nil"/>
              <w:bottom w:val="single" w:sz="8" w:space="0" w:color="auto"/>
              <w:right w:val="single" w:sz="8" w:space="0" w:color="auto"/>
            </w:tcBorders>
            <w:vAlign w:val="center"/>
            <w:hideMark/>
          </w:tcPr>
          <w:p w14:paraId="00CCFFCC" w14:textId="16450BF2"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07"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2.9 (2.3, 3.8)</w:t>
            </w:r>
          </w:p>
        </w:tc>
        <w:tc>
          <w:tcPr>
            <w:tcW w:w="1433" w:type="pct"/>
            <w:tcBorders>
              <w:top w:val="nil"/>
              <w:left w:val="nil"/>
              <w:bottom w:val="single" w:sz="8" w:space="0" w:color="auto"/>
              <w:right w:val="single" w:sz="8" w:space="0" w:color="auto"/>
            </w:tcBorders>
            <w:vAlign w:val="center"/>
            <w:hideMark/>
          </w:tcPr>
          <w:p w14:paraId="537DF4F3"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08"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2.0 (0.8, 5.3)</w:t>
            </w:r>
          </w:p>
        </w:tc>
        <w:tc>
          <w:tcPr>
            <w:tcW w:w="200" w:type="pct"/>
            <w:vAlign w:val="center"/>
            <w:hideMark/>
          </w:tcPr>
          <w:p w14:paraId="222ADED4"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0542FCC9" w14:textId="77777777" w:rsidTr="00873461">
        <w:trPr>
          <w:trHeight w:val="286"/>
        </w:trPr>
        <w:tc>
          <w:tcPr>
            <w:tcW w:w="2018" w:type="pct"/>
            <w:tcBorders>
              <w:top w:val="nil"/>
              <w:left w:val="single" w:sz="8" w:space="0" w:color="auto"/>
              <w:bottom w:val="single" w:sz="8" w:space="0" w:color="auto"/>
              <w:right w:val="single" w:sz="8" w:space="0" w:color="auto"/>
            </w:tcBorders>
            <w:vAlign w:val="center"/>
            <w:hideMark/>
          </w:tcPr>
          <w:p w14:paraId="32E17433"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Pregnancy Status</w:t>
            </w:r>
          </w:p>
        </w:tc>
        <w:tc>
          <w:tcPr>
            <w:tcW w:w="1349" w:type="pct"/>
            <w:tcBorders>
              <w:top w:val="nil"/>
              <w:left w:val="nil"/>
              <w:bottom w:val="single" w:sz="8" w:space="0" w:color="auto"/>
              <w:right w:val="single" w:sz="8" w:space="0" w:color="auto"/>
            </w:tcBorders>
            <w:vAlign w:val="center"/>
            <w:hideMark/>
          </w:tcPr>
          <w:p w14:paraId="0E33A451" w14:textId="71E808E5"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09"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6E337E75" w14:textId="418E8112"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10" w:author="Md Salek" w:date="2026-04-05T00:46:00Z" w16du:dateUtc="2026-04-04T18:46:00Z">
                <w:pPr>
                  <w:spacing w:after="0" w:line="240" w:lineRule="auto"/>
                </w:pPr>
              </w:pPrChange>
            </w:pPr>
          </w:p>
        </w:tc>
        <w:tc>
          <w:tcPr>
            <w:tcW w:w="200" w:type="pct"/>
            <w:vAlign w:val="center"/>
            <w:hideMark/>
          </w:tcPr>
          <w:p w14:paraId="48872FD6"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725014F3" w14:textId="77777777" w:rsidTr="00873461">
        <w:trPr>
          <w:trHeight w:val="61"/>
        </w:trPr>
        <w:tc>
          <w:tcPr>
            <w:tcW w:w="2018" w:type="pct"/>
            <w:tcBorders>
              <w:top w:val="nil"/>
              <w:left w:val="single" w:sz="8" w:space="0" w:color="auto"/>
              <w:bottom w:val="single" w:sz="8" w:space="0" w:color="auto"/>
              <w:right w:val="single" w:sz="8" w:space="0" w:color="auto"/>
            </w:tcBorders>
            <w:vAlign w:val="center"/>
            <w:hideMark/>
          </w:tcPr>
          <w:p w14:paraId="75E86EE7"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Single pregnancy</w:t>
            </w:r>
          </w:p>
        </w:tc>
        <w:tc>
          <w:tcPr>
            <w:tcW w:w="1349" w:type="pct"/>
            <w:tcBorders>
              <w:top w:val="nil"/>
              <w:left w:val="nil"/>
              <w:bottom w:val="single" w:sz="8" w:space="0" w:color="auto"/>
              <w:right w:val="single" w:sz="8" w:space="0" w:color="auto"/>
            </w:tcBorders>
            <w:vAlign w:val="center"/>
            <w:hideMark/>
          </w:tcPr>
          <w:p w14:paraId="70F3837C"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11"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67.7 (65.5, 69.8)</w:t>
            </w:r>
          </w:p>
        </w:tc>
        <w:tc>
          <w:tcPr>
            <w:tcW w:w="1433" w:type="pct"/>
            <w:tcBorders>
              <w:top w:val="nil"/>
              <w:left w:val="nil"/>
              <w:bottom w:val="single" w:sz="8" w:space="0" w:color="auto"/>
              <w:right w:val="single" w:sz="8" w:space="0" w:color="auto"/>
            </w:tcBorders>
            <w:vAlign w:val="center"/>
            <w:hideMark/>
          </w:tcPr>
          <w:p w14:paraId="490817B8"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12"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75.3 (68.8, 81.0)</w:t>
            </w:r>
          </w:p>
        </w:tc>
        <w:tc>
          <w:tcPr>
            <w:tcW w:w="200" w:type="pct"/>
            <w:vAlign w:val="center"/>
            <w:hideMark/>
          </w:tcPr>
          <w:p w14:paraId="5682C86E"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64DD8A15" w14:textId="77777777" w:rsidTr="00873461">
        <w:trPr>
          <w:trHeight w:val="313"/>
        </w:trPr>
        <w:tc>
          <w:tcPr>
            <w:tcW w:w="2018" w:type="pct"/>
            <w:tcBorders>
              <w:top w:val="nil"/>
              <w:left w:val="single" w:sz="8" w:space="0" w:color="auto"/>
              <w:bottom w:val="single" w:sz="8" w:space="0" w:color="auto"/>
              <w:right w:val="single" w:sz="8" w:space="0" w:color="auto"/>
            </w:tcBorders>
            <w:vAlign w:val="center"/>
            <w:hideMark/>
          </w:tcPr>
          <w:p w14:paraId="0540AB30"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 xml:space="preserve">Multiple pregnancy </w:t>
            </w:r>
          </w:p>
        </w:tc>
        <w:tc>
          <w:tcPr>
            <w:tcW w:w="1349" w:type="pct"/>
            <w:tcBorders>
              <w:top w:val="nil"/>
              <w:left w:val="nil"/>
              <w:bottom w:val="single" w:sz="8" w:space="0" w:color="auto"/>
              <w:right w:val="single" w:sz="8" w:space="0" w:color="auto"/>
            </w:tcBorders>
            <w:vAlign w:val="center"/>
            <w:hideMark/>
          </w:tcPr>
          <w:p w14:paraId="1CF3FC20" w14:textId="6DAA2C0E"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13"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32.3 (30.2, 34.5)</w:t>
            </w:r>
          </w:p>
        </w:tc>
        <w:tc>
          <w:tcPr>
            <w:tcW w:w="1433" w:type="pct"/>
            <w:tcBorders>
              <w:top w:val="nil"/>
              <w:left w:val="nil"/>
              <w:bottom w:val="single" w:sz="8" w:space="0" w:color="auto"/>
              <w:right w:val="single" w:sz="8" w:space="0" w:color="auto"/>
            </w:tcBorders>
            <w:vAlign w:val="center"/>
            <w:hideMark/>
          </w:tcPr>
          <w:p w14:paraId="571C0721"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14"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24.7 (19.2, 31.2)</w:t>
            </w:r>
          </w:p>
        </w:tc>
        <w:tc>
          <w:tcPr>
            <w:tcW w:w="200" w:type="pct"/>
            <w:vAlign w:val="center"/>
            <w:hideMark/>
          </w:tcPr>
          <w:p w14:paraId="694A5CF8"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536B4F9D" w14:textId="77777777" w:rsidTr="00873461">
        <w:trPr>
          <w:trHeight w:val="250"/>
        </w:trPr>
        <w:tc>
          <w:tcPr>
            <w:tcW w:w="2018" w:type="pct"/>
            <w:tcBorders>
              <w:top w:val="nil"/>
              <w:left w:val="single" w:sz="8" w:space="0" w:color="auto"/>
              <w:bottom w:val="single" w:sz="8" w:space="0" w:color="auto"/>
              <w:right w:val="single" w:sz="8" w:space="0" w:color="auto"/>
            </w:tcBorders>
            <w:vAlign w:val="center"/>
            <w:hideMark/>
          </w:tcPr>
          <w:p w14:paraId="2207285D"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Pressure to be pregnant</w:t>
            </w:r>
          </w:p>
        </w:tc>
        <w:tc>
          <w:tcPr>
            <w:tcW w:w="1349" w:type="pct"/>
            <w:tcBorders>
              <w:top w:val="nil"/>
              <w:left w:val="nil"/>
              <w:bottom w:val="single" w:sz="8" w:space="0" w:color="auto"/>
              <w:right w:val="single" w:sz="8" w:space="0" w:color="auto"/>
            </w:tcBorders>
            <w:vAlign w:val="center"/>
            <w:hideMark/>
          </w:tcPr>
          <w:p w14:paraId="07A43E5F" w14:textId="34690076"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15"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42F97A09" w14:textId="12FA63C3"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16" w:author="Md Salek" w:date="2026-04-05T00:46:00Z" w16du:dateUtc="2026-04-04T18:46:00Z">
                <w:pPr>
                  <w:spacing w:after="0" w:line="240" w:lineRule="auto"/>
                </w:pPr>
              </w:pPrChange>
            </w:pPr>
          </w:p>
        </w:tc>
        <w:tc>
          <w:tcPr>
            <w:tcW w:w="200" w:type="pct"/>
            <w:vAlign w:val="center"/>
            <w:hideMark/>
          </w:tcPr>
          <w:p w14:paraId="77CB7598"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333F3F61" w14:textId="77777777" w:rsidTr="00873461">
        <w:trPr>
          <w:trHeight w:val="223"/>
        </w:trPr>
        <w:tc>
          <w:tcPr>
            <w:tcW w:w="2018" w:type="pct"/>
            <w:tcBorders>
              <w:top w:val="nil"/>
              <w:left w:val="single" w:sz="8" w:space="0" w:color="auto"/>
              <w:bottom w:val="single" w:sz="8" w:space="0" w:color="auto"/>
              <w:right w:val="single" w:sz="8" w:space="0" w:color="auto"/>
            </w:tcBorders>
            <w:vAlign w:val="center"/>
            <w:hideMark/>
          </w:tcPr>
          <w:p w14:paraId="56DA1C91"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No</w:t>
            </w:r>
          </w:p>
        </w:tc>
        <w:tc>
          <w:tcPr>
            <w:tcW w:w="1349" w:type="pct"/>
            <w:tcBorders>
              <w:top w:val="nil"/>
              <w:left w:val="nil"/>
              <w:bottom w:val="single" w:sz="8" w:space="0" w:color="auto"/>
              <w:right w:val="single" w:sz="8" w:space="0" w:color="auto"/>
            </w:tcBorders>
            <w:vAlign w:val="center"/>
            <w:hideMark/>
          </w:tcPr>
          <w:p w14:paraId="0886BB0C"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17"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93.3 (91.5, 94.7)</w:t>
            </w:r>
          </w:p>
        </w:tc>
        <w:tc>
          <w:tcPr>
            <w:tcW w:w="1433" w:type="pct"/>
            <w:tcBorders>
              <w:top w:val="nil"/>
              <w:left w:val="nil"/>
              <w:bottom w:val="single" w:sz="8" w:space="0" w:color="auto"/>
              <w:right w:val="single" w:sz="8" w:space="0" w:color="auto"/>
            </w:tcBorders>
            <w:vAlign w:val="center"/>
            <w:hideMark/>
          </w:tcPr>
          <w:p w14:paraId="33C28311"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18"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86.3 (76.2, 92.6)</w:t>
            </w:r>
          </w:p>
        </w:tc>
        <w:tc>
          <w:tcPr>
            <w:tcW w:w="200" w:type="pct"/>
            <w:vAlign w:val="center"/>
            <w:hideMark/>
          </w:tcPr>
          <w:p w14:paraId="482AF67F"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749FB032"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1C6F2C87"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Yes</w:t>
            </w:r>
          </w:p>
        </w:tc>
        <w:tc>
          <w:tcPr>
            <w:tcW w:w="1349" w:type="pct"/>
            <w:tcBorders>
              <w:top w:val="nil"/>
              <w:left w:val="nil"/>
              <w:bottom w:val="single" w:sz="8" w:space="0" w:color="auto"/>
              <w:right w:val="single" w:sz="8" w:space="0" w:color="auto"/>
            </w:tcBorders>
            <w:vAlign w:val="center"/>
            <w:hideMark/>
          </w:tcPr>
          <w:p w14:paraId="700C0B09" w14:textId="3B436D95"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19"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6.7 (5.3, 8.5)</w:t>
            </w:r>
          </w:p>
        </w:tc>
        <w:tc>
          <w:tcPr>
            <w:tcW w:w="1433" w:type="pct"/>
            <w:tcBorders>
              <w:top w:val="nil"/>
              <w:left w:val="nil"/>
              <w:bottom w:val="single" w:sz="8" w:space="0" w:color="auto"/>
              <w:right w:val="single" w:sz="8" w:space="0" w:color="auto"/>
            </w:tcBorders>
            <w:vAlign w:val="center"/>
            <w:hideMark/>
          </w:tcPr>
          <w:p w14:paraId="191049DD"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20"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13.7 (7.4, 23.8)</w:t>
            </w:r>
          </w:p>
        </w:tc>
        <w:tc>
          <w:tcPr>
            <w:tcW w:w="200" w:type="pct"/>
            <w:vAlign w:val="center"/>
            <w:hideMark/>
          </w:tcPr>
          <w:p w14:paraId="20EE64DA"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67705E87" w14:textId="77777777" w:rsidTr="00873461">
        <w:trPr>
          <w:trHeight w:val="169"/>
        </w:trPr>
        <w:tc>
          <w:tcPr>
            <w:tcW w:w="2018" w:type="pct"/>
            <w:tcBorders>
              <w:top w:val="nil"/>
              <w:left w:val="single" w:sz="8" w:space="0" w:color="auto"/>
              <w:bottom w:val="single" w:sz="8" w:space="0" w:color="auto"/>
              <w:right w:val="single" w:sz="8" w:space="0" w:color="auto"/>
            </w:tcBorders>
            <w:vAlign w:val="center"/>
            <w:hideMark/>
          </w:tcPr>
          <w:p w14:paraId="2D37666D"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History of pregnancy loss</w:t>
            </w:r>
          </w:p>
        </w:tc>
        <w:tc>
          <w:tcPr>
            <w:tcW w:w="1349" w:type="pct"/>
            <w:tcBorders>
              <w:top w:val="nil"/>
              <w:left w:val="nil"/>
              <w:bottom w:val="single" w:sz="8" w:space="0" w:color="auto"/>
              <w:right w:val="single" w:sz="8" w:space="0" w:color="auto"/>
            </w:tcBorders>
            <w:vAlign w:val="center"/>
            <w:hideMark/>
          </w:tcPr>
          <w:p w14:paraId="41612B9B" w14:textId="24CFC83E"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21"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47D2A224" w14:textId="2AD1E99C"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22" w:author="Md Salek" w:date="2026-04-05T00:46:00Z" w16du:dateUtc="2026-04-04T18:46:00Z">
                <w:pPr>
                  <w:spacing w:after="0" w:line="240" w:lineRule="auto"/>
                </w:pPr>
              </w:pPrChange>
            </w:pPr>
          </w:p>
        </w:tc>
        <w:tc>
          <w:tcPr>
            <w:tcW w:w="200" w:type="pct"/>
            <w:vAlign w:val="center"/>
            <w:hideMark/>
          </w:tcPr>
          <w:p w14:paraId="76A307D5"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6ADCF2B7" w14:textId="77777777" w:rsidTr="00873461">
        <w:trPr>
          <w:trHeight w:val="79"/>
        </w:trPr>
        <w:tc>
          <w:tcPr>
            <w:tcW w:w="2018" w:type="pct"/>
            <w:tcBorders>
              <w:top w:val="nil"/>
              <w:left w:val="single" w:sz="8" w:space="0" w:color="auto"/>
              <w:bottom w:val="single" w:sz="8" w:space="0" w:color="auto"/>
              <w:right w:val="single" w:sz="8" w:space="0" w:color="auto"/>
            </w:tcBorders>
            <w:vAlign w:val="center"/>
            <w:hideMark/>
          </w:tcPr>
          <w:p w14:paraId="5CE74D76"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None</w:t>
            </w:r>
          </w:p>
        </w:tc>
        <w:tc>
          <w:tcPr>
            <w:tcW w:w="1349" w:type="pct"/>
            <w:tcBorders>
              <w:top w:val="nil"/>
              <w:left w:val="nil"/>
              <w:bottom w:val="single" w:sz="8" w:space="0" w:color="auto"/>
              <w:right w:val="single" w:sz="8" w:space="0" w:color="auto"/>
            </w:tcBorders>
            <w:vAlign w:val="center"/>
            <w:hideMark/>
          </w:tcPr>
          <w:p w14:paraId="3093A1B4" w14:textId="5241C791"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23"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89.7 (88.0, 91.1)</w:t>
            </w:r>
          </w:p>
        </w:tc>
        <w:tc>
          <w:tcPr>
            <w:tcW w:w="1433" w:type="pct"/>
            <w:tcBorders>
              <w:top w:val="nil"/>
              <w:left w:val="nil"/>
              <w:bottom w:val="single" w:sz="8" w:space="0" w:color="auto"/>
              <w:right w:val="single" w:sz="8" w:space="0" w:color="auto"/>
            </w:tcBorders>
            <w:vAlign w:val="center"/>
            <w:hideMark/>
          </w:tcPr>
          <w:p w14:paraId="2AAF3735"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24"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84.5 (78.1, 89.3)</w:t>
            </w:r>
          </w:p>
        </w:tc>
        <w:tc>
          <w:tcPr>
            <w:tcW w:w="200" w:type="pct"/>
            <w:vAlign w:val="center"/>
            <w:hideMark/>
          </w:tcPr>
          <w:p w14:paraId="1EE5A44D"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1CB8FB56"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39584107"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One loss</w:t>
            </w:r>
          </w:p>
        </w:tc>
        <w:tc>
          <w:tcPr>
            <w:tcW w:w="1349" w:type="pct"/>
            <w:tcBorders>
              <w:top w:val="nil"/>
              <w:left w:val="nil"/>
              <w:bottom w:val="single" w:sz="8" w:space="0" w:color="auto"/>
              <w:right w:val="single" w:sz="8" w:space="0" w:color="auto"/>
            </w:tcBorders>
            <w:vAlign w:val="center"/>
            <w:hideMark/>
          </w:tcPr>
          <w:p w14:paraId="09C38EC6" w14:textId="4091E5BC"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25"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8.2 (6.8, 9.8)</w:t>
            </w:r>
          </w:p>
        </w:tc>
        <w:tc>
          <w:tcPr>
            <w:tcW w:w="1433" w:type="pct"/>
            <w:tcBorders>
              <w:top w:val="nil"/>
              <w:left w:val="nil"/>
              <w:bottom w:val="single" w:sz="8" w:space="0" w:color="auto"/>
              <w:right w:val="single" w:sz="8" w:space="0" w:color="auto"/>
            </w:tcBorders>
            <w:vAlign w:val="center"/>
            <w:hideMark/>
          </w:tcPr>
          <w:p w14:paraId="2E49049E"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26"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12.6 (8.2, 18.8)</w:t>
            </w:r>
          </w:p>
        </w:tc>
        <w:tc>
          <w:tcPr>
            <w:tcW w:w="200" w:type="pct"/>
            <w:vAlign w:val="center"/>
            <w:hideMark/>
          </w:tcPr>
          <w:p w14:paraId="4242EE33"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67A25A1B"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7F8EDFCA"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Two or more losses</w:t>
            </w:r>
          </w:p>
        </w:tc>
        <w:tc>
          <w:tcPr>
            <w:tcW w:w="1349" w:type="pct"/>
            <w:tcBorders>
              <w:top w:val="nil"/>
              <w:left w:val="nil"/>
              <w:bottom w:val="single" w:sz="8" w:space="0" w:color="auto"/>
              <w:right w:val="single" w:sz="8" w:space="0" w:color="auto"/>
            </w:tcBorders>
            <w:vAlign w:val="center"/>
            <w:hideMark/>
          </w:tcPr>
          <w:p w14:paraId="272C4883" w14:textId="382731E4"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27"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2.2 (1.6, 3.0)</w:t>
            </w:r>
          </w:p>
        </w:tc>
        <w:tc>
          <w:tcPr>
            <w:tcW w:w="1433" w:type="pct"/>
            <w:tcBorders>
              <w:top w:val="nil"/>
              <w:left w:val="nil"/>
              <w:bottom w:val="single" w:sz="8" w:space="0" w:color="auto"/>
              <w:right w:val="single" w:sz="8" w:space="0" w:color="auto"/>
            </w:tcBorders>
            <w:vAlign w:val="center"/>
            <w:hideMark/>
          </w:tcPr>
          <w:p w14:paraId="68E69471"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28"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2.9 (1.3, 6.7)</w:t>
            </w:r>
          </w:p>
        </w:tc>
        <w:tc>
          <w:tcPr>
            <w:tcW w:w="200" w:type="pct"/>
            <w:vAlign w:val="center"/>
            <w:hideMark/>
          </w:tcPr>
          <w:p w14:paraId="70D99E7F"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58AC462D" w14:textId="77777777" w:rsidTr="00873461">
        <w:trPr>
          <w:trHeight w:val="151"/>
        </w:trPr>
        <w:tc>
          <w:tcPr>
            <w:tcW w:w="2018" w:type="pct"/>
            <w:tcBorders>
              <w:top w:val="nil"/>
              <w:left w:val="single" w:sz="8" w:space="0" w:color="auto"/>
              <w:bottom w:val="single" w:sz="8" w:space="0" w:color="auto"/>
              <w:right w:val="single" w:sz="8" w:space="0" w:color="auto"/>
            </w:tcBorders>
            <w:vAlign w:val="center"/>
            <w:hideMark/>
          </w:tcPr>
          <w:p w14:paraId="5A67B445"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Residing Status</w:t>
            </w:r>
          </w:p>
        </w:tc>
        <w:tc>
          <w:tcPr>
            <w:tcW w:w="1349" w:type="pct"/>
            <w:tcBorders>
              <w:top w:val="nil"/>
              <w:left w:val="nil"/>
              <w:bottom w:val="single" w:sz="8" w:space="0" w:color="auto"/>
              <w:right w:val="single" w:sz="8" w:space="0" w:color="auto"/>
            </w:tcBorders>
            <w:vAlign w:val="center"/>
            <w:hideMark/>
          </w:tcPr>
          <w:p w14:paraId="577B9B93" w14:textId="52B1D470"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29"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3C0C2E72" w14:textId="51FBE13C"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30" w:author="Md Salek" w:date="2026-04-05T00:46:00Z" w16du:dateUtc="2026-04-04T18:46:00Z">
                <w:pPr>
                  <w:spacing w:after="0" w:line="240" w:lineRule="auto"/>
                </w:pPr>
              </w:pPrChange>
            </w:pPr>
          </w:p>
        </w:tc>
        <w:tc>
          <w:tcPr>
            <w:tcW w:w="200" w:type="pct"/>
            <w:vAlign w:val="center"/>
            <w:hideMark/>
          </w:tcPr>
          <w:p w14:paraId="3A5E8F4D"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0D5B0E57" w14:textId="77777777" w:rsidTr="00873461">
        <w:trPr>
          <w:trHeight w:val="304"/>
        </w:trPr>
        <w:tc>
          <w:tcPr>
            <w:tcW w:w="2018" w:type="pct"/>
            <w:tcBorders>
              <w:top w:val="nil"/>
              <w:left w:val="single" w:sz="8" w:space="0" w:color="auto"/>
              <w:bottom w:val="single" w:sz="8" w:space="0" w:color="auto"/>
              <w:right w:val="single" w:sz="8" w:space="0" w:color="auto"/>
            </w:tcBorders>
            <w:vAlign w:val="center"/>
            <w:hideMark/>
          </w:tcPr>
          <w:p w14:paraId="640D17F1"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Not residing with husband/partner</w:t>
            </w:r>
          </w:p>
        </w:tc>
        <w:tc>
          <w:tcPr>
            <w:tcW w:w="1349" w:type="pct"/>
            <w:tcBorders>
              <w:top w:val="nil"/>
              <w:left w:val="nil"/>
              <w:bottom w:val="single" w:sz="8" w:space="0" w:color="auto"/>
              <w:right w:val="single" w:sz="8" w:space="0" w:color="auto"/>
            </w:tcBorders>
            <w:vAlign w:val="center"/>
            <w:hideMark/>
          </w:tcPr>
          <w:p w14:paraId="655C7275"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31"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35.5 (32.0, 39.2)</w:t>
            </w:r>
          </w:p>
        </w:tc>
        <w:tc>
          <w:tcPr>
            <w:tcW w:w="1433" w:type="pct"/>
            <w:tcBorders>
              <w:top w:val="nil"/>
              <w:left w:val="nil"/>
              <w:bottom w:val="single" w:sz="8" w:space="0" w:color="auto"/>
              <w:right w:val="single" w:sz="8" w:space="0" w:color="auto"/>
            </w:tcBorders>
            <w:vAlign w:val="center"/>
            <w:hideMark/>
          </w:tcPr>
          <w:p w14:paraId="269FE0A6"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32"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37.2 (26.6, 49.2)</w:t>
            </w:r>
          </w:p>
        </w:tc>
        <w:tc>
          <w:tcPr>
            <w:tcW w:w="200" w:type="pct"/>
            <w:vAlign w:val="center"/>
            <w:hideMark/>
          </w:tcPr>
          <w:p w14:paraId="5E7A1A97"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6B42DA6F" w14:textId="77777777" w:rsidTr="00873461">
        <w:trPr>
          <w:trHeight w:val="160"/>
        </w:trPr>
        <w:tc>
          <w:tcPr>
            <w:tcW w:w="2018" w:type="pct"/>
            <w:tcBorders>
              <w:top w:val="nil"/>
              <w:left w:val="single" w:sz="8" w:space="0" w:color="auto"/>
              <w:bottom w:val="single" w:sz="8" w:space="0" w:color="auto"/>
              <w:right w:val="single" w:sz="8" w:space="0" w:color="auto"/>
            </w:tcBorders>
            <w:vAlign w:val="center"/>
            <w:hideMark/>
          </w:tcPr>
          <w:p w14:paraId="7941E044"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Residing with husband/partner</w:t>
            </w:r>
          </w:p>
        </w:tc>
        <w:tc>
          <w:tcPr>
            <w:tcW w:w="1349" w:type="pct"/>
            <w:tcBorders>
              <w:top w:val="nil"/>
              <w:left w:val="nil"/>
              <w:bottom w:val="single" w:sz="8" w:space="0" w:color="auto"/>
              <w:right w:val="single" w:sz="8" w:space="0" w:color="auto"/>
            </w:tcBorders>
            <w:vAlign w:val="center"/>
            <w:hideMark/>
          </w:tcPr>
          <w:p w14:paraId="6F458789"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33"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64.5 (60.8, 68.0)</w:t>
            </w:r>
          </w:p>
        </w:tc>
        <w:tc>
          <w:tcPr>
            <w:tcW w:w="1433" w:type="pct"/>
            <w:tcBorders>
              <w:top w:val="nil"/>
              <w:left w:val="nil"/>
              <w:bottom w:val="single" w:sz="8" w:space="0" w:color="auto"/>
              <w:right w:val="single" w:sz="8" w:space="0" w:color="auto"/>
            </w:tcBorders>
            <w:vAlign w:val="center"/>
            <w:hideMark/>
          </w:tcPr>
          <w:p w14:paraId="596D9644"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34"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62.8 (50.8, 73.4)</w:t>
            </w:r>
          </w:p>
        </w:tc>
        <w:tc>
          <w:tcPr>
            <w:tcW w:w="200" w:type="pct"/>
            <w:vAlign w:val="center"/>
            <w:hideMark/>
          </w:tcPr>
          <w:p w14:paraId="5C2AA683"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312145B3" w14:textId="77777777" w:rsidTr="00873461">
        <w:trPr>
          <w:trHeight w:val="232"/>
        </w:trPr>
        <w:tc>
          <w:tcPr>
            <w:tcW w:w="2018" w:type="pct"/>
            <w:tcBorders>
              <w:top w:val="nil"/>
              <w:left w:val="single" w:sz="8" w:space="0" w:color="auto"/>
              <w:bottom w:val="single" w:sz="8" w:space="0" w:color="auto"/>
              <w:right w:val="single" w:sz="8" w:space="0" w:color="auto"/>
            </w:tcBorders>
            <w:vAlign w:val="center"/>
            <w:hideMark/>
          </w:tcPr>
          <w:p w14:paraId="7EC2D546"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Currently Abstaining</w:t>
            </w:r>
          </w:p>
        </w:tc>
        <w:tc>
          <w:tcPr>
            <w:tcW w:w="1349" w:type="pct"/>
            <w:tcBorders>
              <w:top w:val="nil"/>
              <w:left w:val="nil"/>
              <w:bottom w:val="single" w:sz="8" w:space="0" w:color="auto"/>
              <w:right w:val="single" w:sz="8" w:space="0" w:color="auto"/>
            </w:tcBorders>
            <w:vAlign w:val="center"/>
            <w:hideMark/>
          </w:tcPr>
          <w:p w14:paraId="137CCF80" w14:textId="0B2FBA03"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35"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363118B9" w14:textId="46FC9349"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36" w:author="Md Salek" w:date="2026-04-05T00:46:00Z" w16du:dateUtc="2026-04-04T18:46:00Z">
                <w:pPr>
                  <w:spacing w:after="0" w:line="240" w:lineRule="auto"/>
                </w:pPr>
              </w:pPrChange>
            </w:pPr>
          </w:p>
        </w:tc>
        <w:tc>
          <w:tcPr>
            <w:tcW w:w="200" w:type="pct"/>
            <w:vAlign w:val="center"/>
            <w:hideMark/>
          </w:tcPr>
          <w:p w14:paraId="148E4607"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217FD225" w14:textId="77777777" w:rsidTr="00873461">
        <w:trPr>
          <w:trHeight w:val="115"/>
        </w:trPr>
        <w:tc>
          <w:tcPr>
            <w:tcW w:w="2018" w:type="pct"/>
            <w:tcBorders>
              <w:top w:val="nil"/>
              <w:left w:val="single" w:sz="8" w:space="0" w:color="auto"/>
              <w:bottom w:val="single" w:sz="8" w:space="0" w:color="auto"/>
              <w:right w:val="single" w:sz="8" w:space="0" w:color="auto"/>
            </w:tcBorders>
            <w:vAlign w:val="center"/>
            <w:hideMark/>
          </w:tcPr>
          <w:p w14:paraId="647B9E9F"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No</w:t>
            </w:r>
          </w:p>
        </w:tc>
        <w:tc>
          <w:tcPr>
            <w:tcW w:w="1349" w:type="pct"/>
            <w:tcBorders>
              <w:top w:val="nil"/>
              <w:left w:val="nil"/>
              <w:bottom w:val="single" w:sz="8" w:space="0" w:color="auto"/>
              <w:right w:val="single" w:sz="8" w:space="0" w:color="auto"/>
            </w:tcBorders>
            <w:vAlign w:val="center"/>
            <w:hideMark/>
          </w:tcPr>
          <w:p w14:paraId="7581153F"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37"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93.6 (92.5, 94.5)</w:t>
            </w:r>
          </w:p>
        </w:tc>
        <w:tc>
          <w:tcPr>
            <w:tcW w:w="1433" w:type="pct"/>
            <w:tcBorders>
              <w:top w:val="nil"/>
              <w:left w:val="nil"/>
              <w:bottom w:val="single" w:sz="8" w:space="0" w:color="auto"/>
              <w:right w:val="single" w:sz="8" w:space="0" w:color="auto"/>
            </w:tcBorders>
            <w:vAlign w:val="center"/>
            <w:hideMark/>
          </w:tcPr>
          <w:p w14:paraId="741909C5"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38"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94.6 (90.4, 97.1)</w:t>
            </w:r>
          </w:p>
        </w:tc>
        <w:tc>
          <w:tcPr>
            <w:tcW w:w="200" w:type="pct"/>
            <w:vAlign w:val="center"/>
            <w:hideMark/>
          </w:tcPr>
          <w:p w14:paraId="7F98BC61"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1A4EE21B"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3FADA77D"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Yes</w:t>
            </w:r>
          </w:p>
        </w:tc>
        <w:tc>
          <w:tcPr>
            <w:tcW w:w="1349" w:type="pct"/>
            <w:tcBorders>
              <w:top w:val="nil"/>
              <w:left w:val="nil"/>
              <w:bottom w:val="single" w:sz="8" w:space="0" w:color="auto"/>
              <w:right w:val="single" w:sz="8" w:space="0" w:color="auto"/>
            </w:tcBorders>
            <w:vAlign w:val="center"/>
            <w:hideMark/>
          </w:tcPr>
          <w:p w14:paraId="03FF3C48" w14:textId="40FFB91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39"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6.4 (5.5, 7.5)</w:t>
            </w:r>
          </w:p>
        </w:tc>
        <w:tc>
          <w:tcPr>
            <w:tcW w:w="1433" w:type="pct"/>
            <w:tcBorders>
              <w:top w:val="nil"/>
              <w:left w:val="nil"/>
              <w:bottom w:val="single" w:sz="8" w:space="0" w:color="auto"/>
              <w:right w:val="single" w:sz="8" w:space="0" w:color="auto"/>
            </w:tcBorders>
            <w:vAlign w:val="center"/>
            <w:hideMark/>
          </w:tcPr>
          <w:p w14:paraId="71B84FC6"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40"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5.4 (2.9, 9.6)</w:t>
            </w:r>
          </w:p>
        </w:tc>
        <w:tc>
          <w:tcPr>
            <w:tcW w:w="200" w:type="pct"/>
            <w:vAlign w:val="center"/>
            <w:hideMark/>
          </w:tcPr>
          <w:p w14:paraId="46D952EB"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5ACC9963" w14:textId="77777777" w:rsidTr="00873461">
        <w:trPr>
          <w:trHeight w:val="61"/>
        </w:trPr>
        <w:tc>
          <w:tcPr>
            <w:tcW w:w="2018" w:type="pct"/>
            <w:tcBorders>
              <w:top w:val="nil"/>
              <w:left w:val="single" w:sz="8" w:space="0" w:color="auto"/>
              <w:bottom w:val="single" w:sz="8" w:space="0" w:color="auto"/>
              <w:right w:val="single" w:sz="8" w:space="0" w:color="auto"/>
            </w:tcBorders>
            <w:vAlign w:val="center"/>
            <w:hideMark/>
          </w:tcPr>
          <w:p w14:paraId="5F44EC64"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Number of Unions</w:t>
            </w:r>
          </w:p>
        </w:tc>
        <w:tc>
          <w:tcPr>
            <w:tcW w:w="1349" w:type="pct"/>
            <w:tcBorders>
              <w:top w:val="nil"/>
              <w:left w:val="nil"/>
              <w:bottom w:val="single" w:sz="8" w:space="0" w:color="auto"/>
              <w:right w:val="single" w:sz="8" w:space="0" w:color="auto"/>
            </w:tcBorders>
            <w:vAlign w:val="center"/>
            <w:hideMark/>
          </w:tcPr>
          <w:p w14:paraId="722D9636" w14:textId="2D6C8372"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41"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59E8864F" w14:textId="62AB4536"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42" w:author="Md Salek" w:date="2026-04-05T00:46:00Z" w16du:dateUtc="2026-04-04T18:46:00Z">
                <w:pPr>
                  <w:spacing w:after="0" w:line="240" w:lineRule="auto"/>
                </w:pPr>
              </w:pPrChange>
            </w:pPr>
          </w:p>
        </w:tc>
        <w:tc>
          <w:tcPr>
            <w:tcW w:w="200" w:type="pct"/>
            <w:vAlign w:val="center"/>
            <w:hideMark/>
          </w:tcPr>
          <w:p w14:paraId="487565BB"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5993728C" w14:textId="77777777" w:rsidTr="00873461">
        <w:trPr>
          <w:trHeight w:val="124"/>
        </w:trPr>
        <w:tc>
          <w:tcPr>
            <w:tcW w:w="2018" w:type="pct"/>
            <w:tcBorders>
              <w:top w:val="nil"/>
              <w:left w:val="single" w:sz="8" w:space="0" w:color="auto"/>
              <w:bottom w:val="single" w:sz="8" w:space="0" w:color="auto"/>
              <w:right w:val="single" w:sz="8" w:space="0" w:color="auto"/>
            </w:tcBorders>
            <w:vAlign w:val="center"/>
            <w:hideMark/>
          </w:tcPr>
          <w:p w14:paraId="76255EBA"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Once</w:t>
            </w:r>
          </w:p>
        </w:tc>
        <w:tc>
          <w:tcPr>
            <w:tcW w:w="1349" w:type="pct"/>
            <w:tcBorders>
              <w:top w:val="nil"/>
              <w:left w:val="nil"/>
              <w:bottom w:val="single" w:sz="8" w:space="0" w:color="auto"/>
              <w:right w:val="single" w:sz="8" w:space="0" w:color="auto"/>
            </w:tcBorders>
            <w:vAlign w:val="center"/>
            <w:hideMark/>
          </w:tcPr>
          <w:p w14:paraId="12AFF7C4" w14:textId="36FB68F5"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43"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60.5 (58.0, 62.9)</w:t>
            </w:r>
          </w:p>
        </w:tc>
        <w:tc>
          <w:tcPr>
            <w:tcW w:w="1433" w:type="pct"/>
            <w:tcBorders>
              <w:top w:val="nil"/>
              <w:left w:val="nil"/>
              <w:bottom w:val="single" w:sz="8" w:space="0" w:color="auto"/>
              <w:right w:val="single" w:sz="8" w:space="0" w:color="auto"/>
            </w:tcBorders>
            <w:vAlign w:val="center"/>
            <w:hideMark/>
          </w:tcPr>
          <w:p w14:paraId="03C0C6CA"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44"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57.3 (48.0, 66.2)</w:t>
            </w:r>
          </w:p>
        </w:tc>
        <w:tc>
          <w:tcPr>
            <w:tcW w:w="200" w:type="pct"/>
            <w:vAlign w:val="center"/>
            <w:hideMark/>
          </w:tcPr>
          <w:p w14:paraId="1596E9C9"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639799C0" w14:textId="77777777" w:rsidTr="00873461">
        <w:trPr>
          <w:trHeight w:val="187"/>
        </w:trPr>
        <w:tc>
          <w:tcPr>
            <w:tcW w:w="2018" w:type="pct"/>
            <w:tcBorders>
              <w:top w:val="nil"/>
              <w:left w:val="single" w:sz="8" w:space="0" w:color="auto"/>
              <w:bottom w:val="single" w:sz="8" w:space="0" w:color="auto"/>
              <w:right w:val="single" w:sz="8" w:space="0" w:color="auto"/>
            </w:tcBorders>
            <w:vAlign w:val="center"/>
            <w:hideMark/>
          </w:tcPr>
          <w:p w14:paraId="089E5D59"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More than once</w:t>
            </w:r>
          </w:p>
        </w:tc>
        <w:tc>
          <w:tcPr>
            <w:tcW w:w="1349" w:type="pct"/>
            <w:tcBorders>
              <w:top w:val="nil"/>
              <w:left w:val="nil"/>
              <w:bottom w:val="single" w:sz="8" w:space="0" w:color="auto"/>
              <w:right w:val="single" w:sz="8" w:space="0" w:color="auto"/>
            </w:tcBorders>
            <w:vAlign w:val="center"/>
            <w:hideMark/>
          </w:tcPr>
          <w:p w14:paraId="3E6FD5CE"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45"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39.5 (37.1, 42.0)</w:t>
            </w:r>
          </w:p>
        </w:tc>
        <w:tc>
          <w:tcPr>
            <w:tcW w:w="1433" w:type="pct"/>
            <w:tcBorders>
              <w:top w:val="nil"/>
              <w:left w:val="nil"/>
              <w:bottom w:val="single" w:sz="8" w:space="0" w:color="auto"/>
              <w:right w:val="single" w:sz="8" w:space="0" w:color="auto"/>
            </w:tcBorders>
            <w:vAlign w:val="center"/>
            <w:hideMark/>
          </w:tcPr>
          <w:p w14:paraId="636A1BB2"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46"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42.7 (33.8, 52.0)</w:t>
            </w:r>
          </w:p>
        </w:tc>
        <w:tc>
          <w:tcPr>
            <w:tcW w:w="200" w:type="pct"/>
            <w:vAlign w:val="center"/>
            <w:hideMark/>
          </w:tcPr>
          <w:p w14:paraId="78B57006"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35BAC865" w14:textId="77777777" w:rsidTr="00873461">
        <w:trPr>
          <w:trHeight w:val="79"/>
        </w:trPr>
        <w:tc>
          <w:tcPr>
            <w:tcW w:w="2018" w:type="pct"/>
            <w:tcBorders>
              <w:top w:val="nil"/>
              <w:left w:val="single" w:sz="8" w:space="0" w:color="auto"/>
              <w:bottom w:val="single" w:sz="8" w:space="0" w:color="auto"/>
              <w:right w:val="single" w:sz="8" w:space="0" w:color="auto"/>
            </w:tcBorders>
            <w:vAlign w:val="center"/>
            <w:hideMark/>
          </w:tcPr>
          <w:p w14:paraId="49F25974"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Menstruated last 6 weeks</w:t>
            </w:r>
          </w:p>
        </w:tc>
        <w:tc>
          <w:tcPr>
            <w:tcW w:w="1349" w:type="pct"/>
            <w:tcBorders>
              <w:top w:val="nil"/>
              <w:left w:val="nil"/>
              <w:bottom w:val="single" w:sz="8" w:space="0" w:color="auto"/>
              <w:right w:val="single" w:sz="8" w:space="0" w:color="auto"/>
            </w:tcBorders>
            <w:vAlign w:val="center"/>
            <w:hideMark/>
          </w:tcPr>
          <w:p w14:paraId="715E96E5" w14:textId="65F64FD9"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47"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54CFD4A3" w14:textId="5F8B25D2"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48" w:author="Md Salek" w:date="2026-04-05T00:46:00Z" w16du:dateUtc="2026-04-04T18:46:00Z">
                <w:pPr>
                  <w:spacing w:after="0" w:line="240" w:lineRule="auto"/>
                </w:pPr>
              </w:pPrChange>
            </w:pPr>
          </w:p>
        </w:tc>
        <w:tc>
          <w:tcPr>
            <w:tcW w:w="200" w:type="pct"/>
            <w:vAlign w:val="center"/>
            <w:hideMark/>
          </w:tcPr>
          <w:p w14:paraId="441D5E63"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50DA6476"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59A688A8"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No</w:t>
            </w:r>
          </w:p>
        </w:tc>
        <w:tc>
          <w:tcPr>
            <w:tcW w:w="1349" w:type="pct"/>
            <w:tcBorders>
              <w:top w:val="nil"/>
              <w:left w:val="nil"/>
              <w:bottom w:val="single" w:sz="8" w:space="0" w:color="auto"/>
              <w:right w:val="single" w:sz="8" w:space="0" w:color="auto"/>
            </w:tcBorders>
            <w:vAlign w:val="center"/>
            <w:hideMark/>
          </w:tcPr>
          <w:p w14:paraId="64D5772F" w14:textId="356237A9"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49"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24.7 (22.8, 26.8)</w:t>
            </w:r>
          </w:p>
        </w:tc>
        <w:tc>
          <w:tcPr>
            <w:tcW w:w="1433" w:type="pct"/>
            <w:tcBorders>
              <w:top w:val="nil"/>
              <w:left w:val="nil"/>
              <w:bottom w:val="single" w:sz="8" w:space="0" w:color="auto"/>
              <w:right w:val="single" w:sz="8" w:space="0" w:color="auto"/>
            </w:tcBorders>
            <w:vAlign w:val="center"/>
            <w:hideMark/>
          </w:tcPr>
          <w:p w14:paraId="6C4A4453"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50"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27.5 (20.6, 35.8)</w:t>
            </w:r>
          </w:p>
        </w:tc>
        <w:tc>
          <w:tcPr>
            <w:tcW w:w="200" w:type="pct"/>
            <w:vAlign w:val="center"/>
            <w:hideMark/>
          </w:tcPr>
          <w:p w14:paraId="782C26D3"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1141219A"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654CEDCA"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Yes</w:t>
            </w:r>
          </w:p>
        </w:tc>
        <w:tc>
          <w:tcPr>
            <w:tcW w:w="1349" w:type="pct"/>
            <w:tcBorders>
              <w:top w:val="nil"/>
              <w:left w:val="nil"/>
              <w:bottom w:val="single" w:sz="8" w:space="0" w:color="auto"/>
              <w:right w:val="single" w:sz="8" w:space="0" w:color="auto"/>
            </w:tcBorders>
            <w:vAlign w:val="center"/>
            <w:hideMark/>
          </w:tcPr>
          <w:p w14:paraId="534B3FF0"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51"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75.3 (73.2, 77.2)</w:t>
            </w:r>
          </w:p>
        </w:tc>
        <w:tc>
          <w:tcPr>
            <w:tcW w:w="1433" w:type="pct"/>
            <w:tcBorders>
              <w:top w:val="nil"/>
              <w:left w:val="nil"/>
              <w:bottom w:val="single" w:sz="8" w:space="0" w:color="auto"/>
              <w:right w:val="single" w:sz="8" w:space="0" w:color="auto"/>
            </w:tcBorders>
            <w:vAlign w:val="center"/>
            <w:hideMark/>
          </w:tcPr>
          <w:p w14:paraId="08E0C710"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52"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72.5 (64.2, 79.4)</w:t>
            </w:r>
          </w:p>
        </w:tc>
        <w:tc>
          <w:tcPr>
            <w:tcW w:w="200" w:type="pct"/>
            <w:vAlign w:val="center"/>
            <w:hideMark/>
          </w:tcPr>
          <w:p w14:paraId="3241615E"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07FAAD74" w14:textId="77777777" w:rsidTr="00873461">
        <w:trPr>
          <w:trHeight w:val="178"/>
        </w:trPr>
        <w:tc>
          <w:tcPr>
            <w:tcW w:w="2018" w:type="pct"/>
            <w:tcBorders>
              <w:top w:val="nil"/>
              <w:left w:val="single" w:sz="8" w:space="0" w:color="auto"/>
              <w:bottom w:val="single" w:sz="8" w:space="0" w:color="auto"/>
              <w:right w:val="single" w:sz="8" w:space="0" w:color="auto"/>
            </w:tcBorders>
            <w:vAlign w:val="center"/>
            <w:hideMark/>
          </w:tcPr>
          <w:p w14:paraId="0AB2CB3E"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14:ligatures w14:val="none"/>
              </w:rPr>
              <w:t>Decision Making Autonomy</w:t>
            </w:r>
          </w:p>
        </w:tc>
        <w:tc>
          <w:tcPr>
            <w:tcW w:w="1349" w:type="pct"/>
            <w:tcBorders>
              <w:top w:val="nil"/>
              <w:left w:val="nil"/>
              <w:bottom w:val="single" w:sz="8" w:space="0" w:color="auto"/>
              <w:right w:val="single" w:sz="8" w:space="0" w:color="auto"/>
            </w:tcBorders>
            <w:vAlign w:val="center"/>
            <w:hideMark/>
          </w:tcPr>
          <w:p w14:paraId="082BC924" w14:textId="13FE239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53"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12D025B9" w14:textId="7836D721"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54" w:author="Md Salek" w:date="2026-04-05T00:46:00Z" w16du:dateUtc="2026-04-04T18:46:00Z">
                <w:pPr>
                  <w:spacing w:after="0" w:line="240" w:lineRule="auto"/>
                </w:pPr>
              </w:pPrChange>
            </w:pPr>
          </w:p>
        </w:tc>
        <w:tc>
          <w:tcPr>
            <w:tcW w:w="200" w:type="pct"/>
            <w:vAlign w:val="center"/>
            <w:hideMark/>
          </w:tcPr>
          <w:p w14:paraId="5643F429"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18CE0CAD"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36DCE57A"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No</w:t>
            </w:r>
          </w:p>
        </w:tc>
        <w:tc>
          <w:tcPr>
            <w:tcW w:w="1349" w:type="pct"/>
            <w:tcBorders>
              <w:top w:val="nil"/>
              <w:left w:val="nil"/>
              <w:bottom w:val="single" w:sz="8" w:space="0" w:color="auto"/>
              <w:right w:val="single" w:sz="8" w:space="0" w:color="auto"/>
            </w:tcBorders>
            <w:vAlign w:val="center"/>
            <w:hideMark/>
          </w:tcPr>
          <w:p w14:paraId="535C44D9"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55"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52.1 (49.7, 54.5)</w:t>
            </w:r>
          </w:p>
        </w:tc>
        <w:tc>
          <w:tcPr>
            <w:tcW w:w="1433" w:type="pct"/>
            <w:tcBorders>
              <w:top w:val="nil"/>
              <w:left w:val="nil"/>
              <w:bottom w:val="single" w:sz="8" w:space="0" w:color="auto"/>
              <w:right w:val="single" w:sz="8" w:space="0" w:color="auto"/>
            </w:tcBorders>
            <w:vAlign w:val="center"/>
            <w:hideMark/>
          </w:tcPr>
          <w:p w14:paraId="15CA1645"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56"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56.6 (47.0, 65.7)</w:t>
            </w:r>
          </w:p>
        </w:tc>
        <w:tc>
          <w:tcPr>
            <w:tcW w:w="200" w:type="pct"/>
            <w:vAlign w:val="center"/>
            <w:hideMark/>
          </w:tcPr>
          <w:p w14:paraId="04C51BF4"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743735D2"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33C902B2"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Yes</w:t>
            </w:r>
          </w:p>
        </w:tc>
        <w:tc>
          <w:tcPr>
            <w:tcW w:w="1349" w:type="pct"/>
            <w:tcBorders>
              <w:top w:val="nil"/>
              <w:left w:val="nil"/>
              <w:bottom w:val="single" w:sz="8" w:space="0" w:color="auto"/>
              <w:right w:val="single" w:sz="8" w:space="0" w:color="auto"/>
            </w:tcBorders>
            <w:vAlign w:val="center"/>
            <w:hideMark/>
          </w:tcPr>
          <w:p w14:paraId="417922D5" w14:textId="17A81F7D"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57"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47.9 (45.5, 50.3)</w:t>
            </w:r>
          </w:p>
        </w:tc>
        <w:tc>
          <w:tcPr>
            <w:tcW w:w="1433" w:type="pct"/>
            <w:tcBorders>
              <w:top w:val="nil"/>
              <w:left w:val="nil"/>
              <w:bottom w:val="single" w:sz="8" w:space="0" w:color="auto"/>
              <w:right w:val="single" w:sz="8" w:space="0" w:color="auto"/>
            </w:tcBorders>
            <w:vAlign w:val="center"/>
            <w:hideMark/>
          </w:tcPr>
          <w:p w14:paraId="5F3A19BF"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58"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43.4 (34.3, 53.0)</w:t>
            </w:r>
          </w:p>
        </w:tc>
        <w:tc>
          <w:tcPr>
            <w:tcW w:w="200" w:type="pct"/>
            <w:vAlign w:val="center"/>
            <w:hideMark/>
          </w:tcPr>
          <w:p w14:paraId="52FAA275"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492B05D1"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0518B8E5"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IPV Justification</w:t>
            </w:r>
          </w:p>
        </w:tc>
        <w:tc>
          <w:tcPr>
            <w:tcW w:w="1349" w:type="pct"/>
            <w:tcBorders>
              <w:top w:val="nil"/>
              <w:left w:val="nil"/>
              <w:bottom w:val="single" w:sz="8" w:space="0" w:color="auto"/>
              <w:right w:val="single" w:sz="8" w:space="0" w:color="auto"/>
            </w:tcBorders>
            <w:vAlign w:val="center"/>
            <w:hideMark/>
          </w:tcPr>
          <w:p w14:paraId="2079E98F" w14:textId="27CCCAC4"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59"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0001C78E" w14:textId="6AE81821"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60" w:author="Md Salek" w:date="2026-04-05T00:46:00Z" w16du:dateUtc="2026-04-04T18:46:00Z">
                <w:pPr>
                  <w:spacing w:after="0" w:line="240" w:lineRule="auto"/>
                </w:pPr>
              </w:pPrChange>
            </w:pPr>
          </w:p>
        </w:tc>
        <w:tc>
          <w:tcPr>
            <w:tcW w:w="200" w:type="pct"/>
            <w:vAlign w:val="center"/>
            <w:hideMark/>
          </w:tcPr>
          <w:p w14:paraId="5F513354"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41FD9C33" w14:textId="77777777" w:rsidTr="00873461">
        <w:trPr>
          <w:trHeight w:val="70"/>
        </w:trPr>
        <w:tc>
          <w:tcPr>
            <w:tcW w:w="2018" w:type="pct"/>
            <w:tcBorders>
              <w:top w:val="nil"/>
              <w:left w:val="single" w:sz="8" w:space="0" w:color="auto"/>
              <w:bottom w:val="single" w:sz="8" w:space="0" w:color="auto"/>
              <w:right w:val="single" w:sz="8" w:space="0" w:color="auto"/>
            </w:tcBorders>
            <w:vAlign w:val="center"/>
            <w:hideMark/>
          </w:tcPr>
          <w:p w14:paraId="128B04A3"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Does not justify IPV</w:t>
            </w:r>
          </w:p>
        </w:tc>
        <w:tc>
          <w:tcPr>
            <w:tcW w:w="1349" w:type="pct"/>
            <w:tcBorders>
              <w:top w:val="nil"/>
              <w:left w:val="nil"/>
              <w:bottom w:val="single" w:sz="8" w:space="0" w:color="auto"/>
              <w:right w:val="single" w:sz="8" w:space="0" w:color="auto"/>
            </w:tcBorders>
            <w:vAlign w:val="center"/>
            <w:hideMark/>
          </w:tcPr>
          <w:p w14:paraId="7A3D8F4B"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61"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80.2 (77.8, 82.5)</w:t>
            </w:r>
          </w:p>
        </w:tc>
        <w:tc>
          <w:tcPr>
            <w:tcW w:w="1433" w:type="pct"/>
            <w:tcBorders>
              <w:top w:val="nil"/>
              <w:left w:val="nil"/>
              <w:bottom w:val="single" w:sz="8" w:space="0" w:color="auto"/>
              <w:right w:val="single" w:sz="8" w:space="0" w:color="auto"/>
            </w:tcBorders>
            <w:vAlign w:val="center"/>
            <w:hideMark/>
          </w:tcPr>
          <w:p w14:paraId="26AF2549"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62"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83.9 (77.7, 88.6)</w:t>
            </w:r>
          </w:p>
        </w:tc>
        <w:tc>
          <w:tcPr>
            <w:tcW w:w="200" w:type="pct"/>
            <w:vAlign w:val="center"/>
            <w:hideMark/>
          </w:tcPr>
          <w:p w14:paraId="283630DF"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00CF5E7B"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395E2B6B"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Justifies IPV</w:t>
            </w:r>
          </w:p>
        </w:tc>
        <w:tc>
          <w:tcPr>
            <w:tcW w:w="1349" w:type="pct"/>
            <w:tcBorders>
              <w:top w:val="nil"/>
              <w:left w:val="nil"/>
              <w:bottom w:val="single" w:sz="8" w:space="0" w:color="auto"/>
              <w:right w:val="single" w:sz="8" w:space="0" w:color="auto"/>
            </w:tcBorders>
            <w:vAlign w:val="center"/>
            <w:hideMark/>
          </w:tcPr>
          <w:p w14:paraId="6CB46802"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63"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19.8 (17.5, 22.2)</w:t>
            </w:r>
          </w:p>
        </w:tc>
        <w:tc>
          <w:tcPr>
            <w:tcW w:w="1433" w:type="pct"/>
            <w:tcBorders>
              <w:top w:val="nil"/>
              <w:left w:val="nil"/>
              <w:bottom w:val="single" w:sz="8" w:space="0" w:color="auto"/>
              <w:right w:val="single" w:sz="8" w:space="0" w:color="auto"/>
            </w:tcBorders>
            <w:vAlign w:val="center"/>
            <w:hideMark/>
          </w:tcPr>
          <w:p w14:paraId="60070125"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64"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16.1 (11.4, 22.3)</w:t>
            </w:r>
          </w:p>
        </w:tc>
        <w:tc>
          <w:tcPr>
            <w:tcW w:w="200" w:type="pct"/>
            <w:vAlign w:val="center"/>
            <w:hideMark/>
          </w:tcPr>
          <w:p w14:paraId="07C3E25A"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3121917C"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2E68489C"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 xml:space="preserve">Household </w:t>
            </w:r>
            <w:r w:rsidRPr="002D1484">
              <w:rPr>
                <w:rFonts w:ascii="Times New Roman" w:eastAsia="Times New Roman" w:hAnsi="Times New Roman" w:cs="Times New Roman"/>
                <w:b/>
                <w:bCs/>
                <w:color w:val="000000"/>
                <w:kern w:val="0"/>
                <w:lang w:bidi="bn-IN"/>
                <w14:ligatures w14:val="none"/>
              </w:rPr>
              <w:t>Sanitation</w:t>
            </w:r>
            <w:r w:rsidRPr="004130C7">
              <w:rPr>
                <w:rFonts w:ascii="Times New Roman" w:eastAsia="Times New Roman" w:hAnsi="Times New Roman" w:cs="Times New Roman"/>
                <w:b/>
                <w:bCs/>
                <w:color w:val="000000"/>
                <w:kern w:val="0"/>
                <w:lang w:bidi="bn-IN"/>
                <w14:ligatures w14:val="none"/>
              </w:rPr>
              <w:t xml:space="preserve"> facility</w:t>
            </w:r>
          </w:p>
        </w:tc>
        <w:tc>
          <w:tcPr>
            <w:tcW w:w="1349" w:type="pct"/>
            <w:tcBorders>
              <w:top w:val="nil"/>
              <w:left w:val="nil"/>
              <w:bottom w:val="single" w:sz="8" w:space="0" w:color="auto"/>
              <w:right w:val="single" w:sz="8" w:space="0" w:color="auto"/>
            </w:tcBorders>
            <w:vAlign w:val="center"/>
            <w:hideMark/>
          </w:tcPr>
          <w:p w14:paraId="71B65DCA" w14:textId="768B7833"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65"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7C3900E8" w14:textId="64F28FAA"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66" w:author="Md Salek" w:date="2026-04-05T00:46:00Z" w16du:dateUtc="2026-04-04T18:46:00Z">
                <w:pPr>
                  <w:spacing w:after="0" w:line="240" w:lineRule="auto"/>
                </w:pPr>
              </w:pPrChange>
            </w:pPr>
          </w:p>
        </w:tc>
        <w:tc>
          <w:tcPr>
            <w:tcW w:w="200" w:type="pct"/>
            <w:vAlign w:val="center"/>
            <w:hideMark/>
          </w:tcPr>
          <w:p w14:paraId="31E4C9E1"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23BDB046" w14:textId="77777777" w:rsidTr="00873461">
        <w:trPr>
          <w:trHeight w:val="169"/>
        </w:trPr>
        <w:tc>
          <w:tcPr>
            <w:tcW w:w="2018" w:type="pct"/>
            <w:tcBorders>
              <w:top w:val="nil"/>
              <w:left w:val="single" w:sz="8" w:space="0" w:color="auto"/>
              <w:bottom w:val="single" w:sz="8" w:space="0" w:color="auto"/>
              <w:right w:val="single" w:sz="8" w:space="0" w:color="auto"/>
            </w:tcBorders>
            <w:vAlign w:val="center"/>
            <w:hideMark/>
          </w:tcPr>
          <w:p w14:paraId="6FD7063B"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Unimproved</w:t>
            </w:r>
          </w:p>
        </w:tc>
        <w:tc>
          <w:tcPr>
            <w:tcW w:w="1349" w:type="pct"/>
            <w:tcBorders>
              <w:top w:val="nil"/>
              <w:left w:val="nil"/>
              <w:bottom w:val="single" w:sz="8" w:space="0" w:color="auto"/>
              <w:right w:val="single" w:sz="8" w:space="0" w:color="auto"/>
            </w:tcBorders>
            <w:vAlign w:val="center"/>
            <w:hideMark/>
          </w:tcPr>
          <w:p w14:paraId="2716EA84"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67"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35.4 (32.2, 38.8)</w:t>
            </w:r>
          </w:p>
        </w:tc>
        <w:tc>
          <w:tcPr>
            <w:tcW w:w="1433" w:type="pct"/>
            <w:tcBorders>
              <w:top w:val="nil"/>
              <w:left w:val="nil"/>
              <w:bottom w:val="single" w:sz="8" w:space="0" w:color="auto"/>
              <w:right w:val="single" w:sz="8" w:space="0" w:color="auto"/>
            </w:tcBorders>
            <w:vAlign w:val="center"/>
            <w:hideMark/>
          </w:tcPr>
          <w:p w14:paraId="352F7EC7"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68"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30.6 (23.1, 39.3)</w:t>
            </w:r>
          </w:p>
        </w:tc>
        <w:tc>
          <w:tcPr>
            <w:tcW w:w="200" w:type="pct"/>
            <w:vAlign w:val="center"/>
            <w:hideMark/>
          </w:tcPr>
          <w:p w14:paraId="7A1F744D"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0145696B"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3F204279"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Improved</w:t>
            </w:r>
          </w:p>
        </w:tc>
        <w:tc>
          <w:tcPr>
            <w:tcW w:w="1349" w:type="pct"/>
            <w:tcBorders>
              <w:top w:val="nil"/>
              <w:left w:val="nil"/>
              <w:bottom w:val="single" w:sz="8" w:space="0" w:color="auto"/>
              <w:right w:val="single" w:sz="8" w:space="0" w:color="auto"/>
            </w:tcBorders>
            <w:vAlign w:val="center"/>
            <w:hideMark/>
          </w:tcPr>
          <w:p w14:paraId="53A2FC04"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69"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64.6 (61.2, 67.8)</w:t>
            </w:r>
          </w:p>
        </w:tc>
        <w:tc>
          <w:tcPr>
            <w:tcW w:w="1433" w:type="pct"/>
            <w:tcBorders>
              <w:top w:val="nil"/>
              <w:left w:val="nil"/>
              <w:bottom w:val="single" w:sz="8" w:space="0" w:color="auto"/>
              <w:right w:val="single" w:sz="8" w:space="0" w:color="auto"/>
            </w:tcBorders>
            <w:vAlign w:val="center"/>
            <w:hideMark/>
          </w:tcPr>
          <w:p w14:paraId="2EAAFA0C"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70"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69.4 (60.7, 76.9)</w:t>
            </w:r>
          </w:p>
        </w:tc>
        <w:tc>
          <w:tcPr>
            <w:tcW w:w="200" w:type="pct"/>
            <w:vAlign w:val="center"/>
            <w:hideMark/>
          </w:tcPr>
          <w:p w14:paraId="70477AF8"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03AC1B96"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5EE9E1F2"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Source of drinking water</w:t>
            </w:r>
          </w:p>
        </w:tc>
        <w:tc>
          <w:tcPr>
            <w:tcW w:w="1349" w:type="pct"/>
            <w:tcBorders>
              <w:top w:val="nil"/>
              <w:left w:val="nil"/>
              <w:bottom w:val="single" w:sz="8" w:space="0" w:color="auto"/>
              <w:right w:val="single" w:sz="8" w:space="0" w:color="auto"/>
            </w:tcBorders>
            <w:vAlign w:val="center"/>
            <w:hideMark/>
          </w:tcPr>
          <w:p w14:paraId="4D8DE3F8" w14:textId="5F8F22CE"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71"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576F8B57" w14:textId="487E5954"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72" w:author="Md Salek" w:date="2026-04-05T00:46:00Z" w16du:dateUtc="2026-04-04T18:46:00Z">
                <w:pPr>
                  <w:spacing w:after="0" w:line="240" w:lineRule="auto"/>
                </w:pPr>
              </w:pPrChange>
            </w:pPr>
          </w:p>
        </w:tc>
        <w:tc>
          <w:tcPr>
            <w:tcW w:w="200" w:type="pct"/>
            <w:vAlign w:val="center"/>
            <w:hideMark/>
          </w:tcPr>
          <w:p w14:paraId="6D41782C"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3E7AC5F4" w14:textId="77777777" w:rsidTr="00873461">
        <w:trPr>
          <w:trHeight w:val="48"/>
        </w:trPr>
        <w:tc>
          <w:tcPr>
            <w:tcW w:w="2018" w:type="pct"/>
            <w:tcBorders>
              <w:top w:val="nil"/>
              <w:left w:val="single" w:sz="8" w:space="0" w:color="auto"/>
              <w:bottom w:val="single" w:sz="8" w:space="0" w:color="auto"/>
              <w:right w:val="single" w:sz="8" w:space="0" w:color="auto"/>
            </w:tcBorders>
            <w:vAlign w:val="center"/>
          </w:tcPr>
          <w:p w14:paraId="7CAAF6AC" w14:textId="77777777" w:rsidR="00815433" w:rsidRPr="004130C7" w:rsidRDefault="00815433" w:rsidP="00873461">
            <w:pPr>
              <w:spacing w:after="0" w:line="240" w:lineRule="auto"/>
              <w:rPr>
                <w:rFonts w:ascii="Times New Roman" w:eastAsia="Times New Roman" w:hAnsi="Times New Roman" w:cs="Times New Roman"/>
                <w:b/>
                <w:bCs/>
                <w:color w:val="000000"/>
                <w:kern w:val="0"/>
                <w:lang w:bidi="bn-IN"/>
                <w14:ligatures w14:val="none"/>
              </w:rPr>
            </w:pPr>
            <w:r w:rsidRPr="004130C7">
              <w:rPr>
                <w:rFonts w:ascii="Times New Roman" w:eastAsia="Times New Roman" w:hAnsi="Times New Roman" w:cs="Times New Roman"/>
                <w:color w:val="000000"/>
                <w:kern w:val="0"/>
                <w:lang w:bidi="bn-IN"/>
                <w14:ligatures w14:val="none"/>
              </w:rPr>
              <w:t>Unimproved source</w:t>
            </w:r>
          </w:p>
        </w:tc>
        <w:tc>
          <w:tcPr>
            <w:tcW w:w="1349" w:type="pct"/>
            <w:tcBorders>
              <w:top w:val="nil"/>
              <w:left w:val="nil"/>
              <w:bottom w:val="single" w:sz="8" w:space="0" w:color="auto"/>
              <w:right w:val="single" w:sz="8" w:space="0" w:color="auto"/>
            </w:tcBorders>
            <w:vAlign w:val="center"/>
          </w:tcPr>
          <w:p w14:paraId="45C612A1" w14:textId="77777777" w:rsidR="00815433" w:rsidRPr="004130C7" w:rsidRDefault="00815433">
            <w:pPr>
              <w:spacing w:after="0" w:line="240" w:lineRule="auto"/>
              <w:jc w:val="center"/>
              <w:rPr>
                <w:rFonts w:ascii="Times New Roman" w:eastAsia="Times New Roman" w:hAnsi="Times New Roman" w:cs="Times New Roman"/>
                <w:color w:val="000000"/>
                <w:kern w:val="0"/>
                <w:lang w:bidi="bn-IN"/>
                <w14:ligatures w14:val="none"/>
              </w:rPr>
              <w:pPrChange w:id="373"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16.2 (13.7, 19.0)</w:t>
            </w:r>
          </w:p>
        </w:tc>
        <w:tc>
          <w:tcPr>
            <w:tcW w:w="1433" w:type="pct"/>
            <w:tcBorders>
              <w:top w:val="nil"/>
              <w:left w:val="nil"/>
              <w:bottom w:val="single" w:sz="8" w:space="0" w:color="auto"/>
              <w:right w:val="single" w:sz="8" w:space="0" w:color="auto"/>
            </w:tcBorders>
            <w:vAlign w:val="center"/>
          </w:tcPr>
          <w:p w14:paraId="5AC584ED" w14:textId="77777777" w:rsidR="00815433" w:rsidRPr="004130C7" w:rsidRDefault="00815433">
            <w:pPr>
              <w:spacing w:after="0" w:line="240" w:lineRule="auto"/>
              <w:jc w:val="center"/>
              <w:rPr>
                <w:rFonts w:ascii="Times New Roman" w:eastAsia="Times New Roman" w:hAnsi="Times New Roman" w:cs="Times New Roman"/>
                <w:color w:val="000000"/>
                <w:kern w:val="0"/>
                <w:lang w:bidi="bn-IN"/>
                <w14:ligatures w14:val="none"/>
              </w:rPr>
              <w:pPrChange w:id="374"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13.1 (8.8, 19.1)</w:t>
            </w:r>
          </w:p>
        </w:tc>
        <w:tc>
          <w:tcPr>
            <w:tcW w:w="200" w:type="pct"/>
            <w:vAlign w:val="center"/>
          </w:tcPr>
          <w:p w14:paraId="66895B27"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367D1B80" w14:textId="77777777" w:rsidTr="00873461">
        <w:trPr>
          <w:trHeight w:val="48"/>
        </w:trPr>
        <w:tc>
          <w:tcPr>
            <w:tcW w:w="2018" w:type="pct"/>
            <w:tcBorders>
              <w:top w:val="nil"/>
              <w:left w:val="single" w:sz="8" w:space="0" w:color="auto"/>
              <w:bottom w:val="single" w:sz="8" w:space="0" w:color="000000"/>
              <w:right w:val="single" w:sz="8" w:space="0" w:color="auto"/>
            </w:tcBorders>
            <w:vAlign w:val="center"/>
            <w:hideMark/>
          </w:tcPr>
          <w:p w14:paraId="0708F2DE"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Improved source</w:t>
            </w:r>
          </w:p>
        </w:tc>
        <w:tc>
          <w:tcPr>
            <w:tcW w:w="1349" w:type="pct"/>
            <w:tcBorders>
              <w:top w:val="nil"/>
              <w:left w:val="single" w:sz="8" w:space="0" w:color="auto"/>
              <w:bottom w:val="single" w:sz="8" w:space="0" w:color="000000"/>
              <w:right w:val="single" w:sz="8" w:space="0" w:color="auto"/>
            </w:tcBorders>
            <w:vAlign w:val="center"/>
            <w:hideMark/>
          </w:tcPr>
          <w:p w14:paraId="7D59DE39" w14:textId="1137106E"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75"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83.8 (81.0, 86.3)</w:t>
            </w:r>
          </w:p>
        </w:tc>
        <w:tc>
          <w:tcPr>
            <w:tcW w:w="1433" w:type="pct"/>
            <w:tcBorders>
              <w:top w:val="nil"/>
              <w:left w:val="single" w:sz="8" w:space="0" w:color="auto"/>
              <w:bottom w:val="single" w:sz="8" w:space="0" w:color="000000"/>
              <w:right w:val="single" w:sz="8" w:space="0" w:color="auto"/>
            </w:tcBorders>
            <w:vAlign w:val="center"/>
            <w:hideMark/>
          </w:tcPr>
          <w:p w14:paraId="7BAF3E05"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76"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86.9 (80.9, 91.2)</w:t>
            </w:r>
          </w:p>
        </w:tc>
        <w:tc>
          <w:tcPr>
            <w:tcW w:w="200" w:type="pct"/>
            <w:tcBorders>
              <w:top w:val="nil"/>
              <w:left w:val="nil"/>
              <w:bottom w:val="nil"/>
              <w:right w:val="nil"/>
            </w:tcBorders>
            <w:noWrap/>
            <w:vAlign w:val="bottom"/>
            <w:hideMark/>
          </w:tcPr>
          <w:p w14:paraId="0CEB35D6"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p>
        </w:tc>
      </w:tr>
      <w:tr w:rsidR="00815433" w:rsidRPr="004130C7" w14:paraId="51775A1D" w14:textId="77777777" w:rsidTr="00873461">
        <w:trPr>
          <w:trHeight w:val="223"/>
        </w:trPr>
        <w:tc>
          <w:tcPr>
            <w:tcW w:w="2018" w:type="pct"/>
            <w:tcBorders>
              <w:top w:val="nil"/>
              <w:left w:val="single" w:sz="8" w:space="0" w:color="auto"/>
              <w:bottom w:val="single" w:sz="8" w:space="0" w:color="auto"/>
              <w:right w:val="single" w:sz="8" w:space="0" w:color="auto"/>
            </w:tcBorders>
            <w:vAlign w:val="center"/>
            <w:hideMark/>
          </w:tcPr>
          <w:p w14:paraId="7894BF49"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 xml:space="preserve">Place of residence </w:t>
            </w:r>
          </w:p>
        </w:tc>
        <w:tc>
          <w:tcPr>
            <w:tcW w:w="1349" w:type="pct"/>
            <w:tcBorders>
              <w:top w:val="nil"/>
              <w:left w:val="nil"/>
              <w:bottom w:val="single" w:sz="8" w:space="0" w:color="auto"/>
              <w:right w:val="single" w:sz="8" w:space="0" w:color="auto"/>
            </w:tcBorders>
            <w:vAlign w:val="center"/>
            <w:hideMark/>
          </w:tcPr>
          <w:p w14:paraId="7D7B3FCA" w14:textId="087E0C6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77"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7C4B145A" w14:textId="3235CCEC"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78" w:author="Md Salek" w:date="2026-04-05T00:46:00Z" w16du:dateUtc="2026-04-04T18:46:00Z">
                <w:pPr>
                  <w:spacing w:after="0" w:line="240" w:lineRule="auto"/>
                </w:pPr>
              </w:pPrChange>
            </w:pPr>
          </w:p>
        </w:tc>
        <w:tc>
          <w:tcPr>
            <w:tcW w:w="200" w:type="pct"/>
            <w:vAlign w:val="center"/>
            <w:hideMark/>
          </w:tcPr>
          <w:p w14:paraId="6758B728"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15D9D794"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6AC8E98B"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 xml:space="preserve">Urban </w:t>
            </w:r>
          </w:p>
        </w:tc>
        <w:tc>
          <w:tcPr>
            <w:tcW w:w="1349" w:type="pct"/>
            <w:tcBorders>
              <w:top w:val="nil"/>
              <w:left w:val="nil"/>
              <w:bottom w:val="single" w:sz="8" w:space="0" w:color="auto"/>
              <w:right w:val="single" w:sz="8" w:space="0" w:color="auto"/>
            </w:tcBorders>
            <w:vAlign w:val="center"/>
            <w:hideMark/>
          </w:tcPr>
          <w:p w14:paraId="38B45FA0"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79"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44.3 (40.7, 47.9)</w:t>
            </w:r>
          </w:p>
        </w:tc>
        <w:tc>
          <w:tcPr>
            <w:tcW w:w="1433" w:type="pct"/>
            <w:tcBorders>
              <w:top w:val="nil"/>
              <w:left w:val="nil"/>
              <w:bottom w:val="single" w:sz="8" w:space="0" w:color="auto"/>
              <w:right w:val="single" w:sz="8" w:space="0" w:color="auto"/>
            </w:tcBorders>
            <w:vAlign w:val="center"/>
            <w:hideMark/>
          </w:tcPr>
          <w:p w14:paraId="7AC546C7"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80"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54.5 (46.1, 62.7)</w:t>
            </w:r>
          </w:p>
        </w:tc>
        <w:tc>
          <w:tcPr>
            <w:tcW w:w="200" w:type="pct"/>
            <w:vAlign w:val="center"/>
            <w:hideMark/>
          </w:tcPr>
          <w:p w14:paraId="7D392F55"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1EA9FE76" w14:textId="77777777" w:rsidTr="00873461">
        <w:trPr>
          <w:trHeight w:val="169"/>
        </w:trPr>
        <w:tc>
          <w:tcPr>
            <w:tcW w:w="2018" w:type="pct"/>
            <w:tcBorders>
              <w:top w:val="nil"/>
              <w:left w:val="single" w:sz="8" w:space="0" w:color="auto"/>
              <w:bottom w:val="single" w:sz="8" w:space="0" w:color="auto"/>
              <w:right w:val="single" w:sz="8" w:space="0" w:color="auto"/>
            </w:tcBorders>
            <w:vAlign w:val="center"/>
            <w:hideMark/>
          </w:tcPr>
          <w:p w14:paraId="612FFA71"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Rural</w:t>
            </w:r>
          </w:p>
        </w:tc>
        <w:tc>
          <w:tcPr>
            <w:tcW w:w="1349" w:type="pct"/>
            <w:tcBorders>
              <w:top w:val="nil"/>
              <w:left w:val="nil"/>
              <w:bottom w:val="single" w:sz="8" w:space="0" w:color="auto"/>
              <w:right w:val="single" w:sz="8" w:space="0" w:color="auto"/>
            </w:tcBorders>
            <w:vAlign w:val="center"/>
            <w:hideMark/>
          </w:tcPr>
          <w:p w14:paraId="08A7AB4E"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81"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55.7 (52.1, 59.3)</w:t>
            </w:r>
          </w:p>
        </w:tc>
        <w:tc>
          <w:tcPr>
            <w:tcW w:w="1433" w:type="pct"/>
            <w:tcBorders>
              <w:top w:val="nil"/>
              <w:left w:val="nil"/>
              <w:bottom w:val="single" w:sz="8" w:space="0" w:color="auto"/>
              <w:right w:val="single" w:sz="8" w:space="0" w:color="auto"/>
            </w:tcBorders>
            <w:vAlign w:val="center"/>
            <w:hideMark/>
          </w:tcPr>
          <w:p w14:paraId="2363722E"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82"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45.5 (37.3, 53.9)</w:t>
            </w:r>
          </w:p>
        </w:tc>
        <w:tc>
          <w:tcPr>
            <w:tcW w:w="200" w:type="pct"/>
            <w:vAlign w:val="center"/>
            <w:hideMark/>
          </w:tcPr>
          <w:p w14:paraId="392013F2"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05268D6F"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7A93BCA5"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B4562">
              <w:rPr>
                <w:rFonts w:ascii="Times New Roman" w:eastAsia="Times New Roman" w:hAnsi="Times New Roman" w:cs="Times New Roman"/>
                <w:b/>
                <w:bCs/>
                <w:color w:val="000000"/>
                <w:kern w:val="0"/>
                <w:lang w:bidi="bn-IN"/>
                <w14:ligatures w14:val="none"/>
              </w:rPr>
              <w:t xml:space="preserve">Administrative </w:t>
            </w:r>
            <w:r>
              <w:rPr>
                <w:rFonts w:ascii="Times New Roman" w:eastAsia="Times New Roman" w:hAnsi="Times New Roman" w:cs="Times New Roman"/>
                <w:b/>
                <w:bCs/>
                <w:color w:val="000000"/>
                <w:kern w:val="0"/>
                <w:lang w:bidi="bn-IN"/>
                <w14:ligatures w14:val="none"/>
              </w:rPr>
              <w:t>p</w:t>
            </w:r>
            <w:r w:rsidRPr="004B4562">
              <w:rPr>
                <w:rFonts w:ascii="Times New Roman" w:eastAsia="Times New Roman" w:hAnsi="Times New Roman" w:cs="Times New Roman"/>
                <w:b/>
                <w:bCs/>
                <w:color w:val="000000"/>
                <w:kern w:val="0"/>
                <w:lang w:bidi="bn-IN"/>
                <w14:ligatures w14:val="none"/>
              </w:rPr>
              <w:t>rovince</w:t>
            </w:r>
          </w:p>
        </w:tc>
        <w:tc>
          <w:tcPr>
            <w:tcW w:w="1349" w:type="pct"/>
            <w:tcBorders>
              <w:top w:val="nil"/>
              <w:left w:val="nil"/>
              <w:bottom w:val="single" w:sz="8" w:space="0" w:color="auto"/>
              <w:right w:val="single" w:sz="8" w:space="0" w:color="auto"/>
            </w:tcBorders>
            <w:vAlign w:val="center"/>
            <w:hideMark/>
          </w:tcPr>
          <w:p w14:paraId="10B90699" w14:textId="66AE86FC"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83"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253ECA6A" w14:textId="550358AB"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84" w:author="Md Salek" w:date="2026-04-05T00:46:00Z" w16du:dateUtc="2026-04-04T18:46:00Z">
                <w:pPr>
                  <w:spacing w:after="0" w:line="240" w:lineRule="auto"/>
                </w:pPr>
              </w:pPrChange>
            </w:pPr>
          </w:p>
        </w:tc>
        <w:tc>
          <w:tcPr>
            <w:tcW w:w="200" w:type="pct"/>
            <w:vAlign w:val="center"/>
            <w:hideMark/>
          </w:tcPr>
          <w:p w14:paraId="74E80C23"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1151C0C7" w14:textId="77777777" w:rsidTr="00873461">
        <w:trPr>
          <w:trHeight w:val="48"/>
        </w:trPr>
        <w:tc>
          <w:tcPr>
            <w:tcW w:w="2018" w:type="pct"/>
            <w:tcBorders>
              <w:top w:val="nil"/>
              <w:left w:val="single" w:sz="8" w:space="0" w:color="auto"/>
              <w:bottom w:val="single" w:sz="8" w:space="0" w:color="auto"/>
              <w:right w:val="single" w:sz="8" w:space="0" w:color="auto"/>
            </w:tcBorders>
            <w:vAlign w:val="center"/>
          </w:tcPr>
          <w:p w14:paraId="330C9266" w14:textId="77777777" w:rsidR="00815433" w:rsidRPr="004B4562" w:rsidRDefault="00815433" w:rsidP="00873461">
            <w:pPr>
              <w:spacing w:after="0" w:line="240" w:lineRule="auto"/>
              <w:rPr>
                <w:rFonts w:ascii="Times New Roman" w:eastAsia="Times New Roman" w:hAnsi="Times New Roman" w:cs="Times New Roman"/>
                <w:b/>
                <w:bCs/>
                <w:color w:val="000000"/>
                <w:kern w:val="0"/>
                <w:lang w:bidi="bn-IN"/>
                <w14:ligatures w14:val="none"/>
              </w:rPr>
            </w:pPr>
            <w:proofErr w:type="spellStart"/>
            <w:r w:rsidRPr="004130C7">
              <w:rPr>
                <w:rFonts w:ascii="Times New Roman" w:eastAsia="Times New Roman" w:hAnsi="Times New Roman" w:cs="Times New Roman"/>
                <w:color w:val="000000"/>
                <w:kern w:val="0"/>
                <w:lang w:bidi="bn-IN"/>
                <w14:ligatures w14:val="none"/>
              </w:rPr>
              <w:t>Butha</w:t>
            </w:r>
            <w:proofErr w:type="spellEnd"/>
            <w:r w:rsidRPr="004130C7">
              <w:rPr>
                <w:rFonts w:ascii="Times New Roman" w:eastAsia="Times New Roman" w:hAnsi="Times New Roman" w:cs="Times New Roman"/>
                <w:color w:val="000000"/>
                <w:kern w:val="0"/>
                <w:lang w:bidi="bn-IN"/>
                <w14:ligatures w14:val="none"/>
              </w:rPr>
              <w:t xml:space="preserve">-Buthe </w:t>
            </w:r>
          </w:p>
        </w:tc>
        <w:tc>
          <w:tcPr>
            <w:tcW w:w="1349" w:type="pct"/>
            <w:tcBorders>
              <w:top w:val="nil"/>
              <w:left w:val="nil"/>
              <w:bottom w:val="single" w:sz="8" w:space="0" w:color="auto"/>
              <w:right w:val="single" w:sz="8" w:space="0" w:color="auto"/>
            </w:tcBorders>
            <w:vAlign w:val="center"/>
          </w:tcPr>
          <w:p w14:paraId="045919F1" w14:textId="507D5AE5" w:rsidR="00815433" w:rsidRPr="004130C7" w:rsidRDefault="00815433">
            <w:pPr>
              <w:spacing w:after="0" w:line="240" w:lineRule="auto"/>
              <w:jc w:val="center"/>
              <w:rPr>
                <w:rFonts w:ascii="Times New Roman" w:eastAsia="Times New Roman" w:hAnsi="Times New Roman" w:cs="Times New Roman"/>
                <w:color w:val="000000"/>
                <w:kern w:val="0"/>
                <w:lang w:bidi="bn-IN"/>
                <w14:ligatures w14:val="none"/>
              </w:rPr>
              <w:pPrChange w:id="385"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6.2 (5.3, 7.2)</w:t>
            </w:r>
          </w:p>
        </w:tc>
        <w:tc>
          <w:tcPr>
            <w:tcW w:w="1433" w:type="pct"/>
            <w:tcBorders>
              <w:top w:val="nil"/>
              <w:left w:val="nil"/>
              <w:bottom w:val="single" w:sz="8" w:space="0" w:color="auto"/>
              <w:right w:val="single" w:sz="8" w:space="0" w:color="auto"/>
            </w:tcBorders>
            <w:vAlign w:val="center"/>
          </w:tcPr>
          <w:p w14:paraId="6944DF95" w14:textId="77777777" w:rsidR="00815433" w:rsidRPr="004130C7" w:rsidRDefault="00815433">
            <w:pPr>
              <w:spacing w:after="0" w:line="240" w:lineRule="auto"/>
              <w:jc w:val="center"/>
              <w:rPr>
                <w:rFonts w:ascii="Times New Roman" w:eastAsia="Times New Roman" w:hAnsi="Times New Roman" w:cs="Times New Roman"/>
                <w:color w:val="000000"/>
                <w:kern w:val="0"/>
                <w:lang w:bidi="bn-IN"/>
                <w14:ligatures w14:val="none"/>
              </w:rPr>
              <w:pPrChange w:id="386"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6.7 (4.5, 9.8)</w:t>
            </w:r>
          </w:p>
        </w:tc>
        <w:tc>
          <w:tcPr>
            <w:tcW w:w="200" w:type="pct"/>
            <w:vAlign w:val="center"/>
          </w:tcPr>
          <w:p w14:paraId="12423757"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2ACF1D98"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085D404D"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proofErr w:type="spellStart"/>
            <w:r w:rsidRPr="004130C7">
              <w:rPr>
                <w:rFonts w:ascii="Times New Roman" w:eastAsia="Times New Roman" w:hAnsi="Times New Roman" w:cs="Times New Roman"/>
                <w:color w:val="000000"/>
                <w:kern w:val="0"/>
                <w:lang w:bidi="bn-IN"/>
                <w14:ligatures w14:val="none"/>
              </w:rPr>
              <w:lastRenderedPageBreak/>
              <w:t>Leribe</w:t>
            </w:r>
            <w:proofErr w:type="spellEnd"/>
            <w:r w:rsidRPr="004130C7">
              <w:rPr>
                <w:rFonts w:ascii="Times New Roman" w:eastAsia="Times New Roman" w:hAnsi="Times New Roman" w:cs="Times New Roman"/>
                <w:color w:val="000000"/>
                <w:kern w:val="0"/>
                <w:lang w:bidi="bn-IN"/>
                <w14:ligatures w14:val="none"/>
              </w:rPr>
              <w:t xml:space="preserve"> </w:t>
            </w:r>
          </w:p>
        </w:tc>
        <w:tc>
          <w:tcPr>
            <w:tcW w:w="1349" w:type="pct"/>
            <w:tcBorders>
              <w:top w:val="nil"/>
              <w:left w:val="nil"/>
              <w:bottom w:val="single" w:sz="8" w:space="0" w:color="auto"/>
              <w:right w:val="single" w:sz="8" w:space="0" w:color="auto"/>
            </w:tcBorders>
            <w:vAlign w:val="center"/>
            <w:hideMark/>
          </w:tcPr>
          <w:p w14:paraId="7C7891AD"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87"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17.8 (15.4, 20.5)</w:t>
            </w:r>
          </w:p>
        </w:tc>
        <w:tc>
          <w:tcPr>
            <w:tcW w:w="1433" w:type="pct"/>
            <w:tcBorders>
              <w:top w:val="nil"/>
              <w:left w:val="nil"/>
              <w:bottom w:val="single" w:sz="8" w:space="0" w:color="auto"/>
              <w:right w:val="single" w:sz="8" w:space="0" w:color="auto"/>
            </w:tcBorders>
            <w:vAlign w:val="center"/>
            <w:hideMark/>
          </w:tcPr>
          <w:p w14:paraId="38799388"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88"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19.5 (14.1, 26.4)</w:t>
            </w:r>
          </w:p>
        </w:tc>
        <w:tc>
          <w:tcPr>
            <w:tcW w:w="200" w:type="pct"/>
            <w:vAlign w:val="center"/>
            <w:hideMark/>
          </w:tcPr>
          <w:p w14:paraId="2B1DA1A6"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1BA00F2A"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66AF2436"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Berea</w:t>
            </w:r>
          </w:p>
        </w:tc>
        <w:tc>
          <w:tcPr>
            <w:tcW w:w="1349" w:type="pct"/>
            <w:tcBorders>
              <w:top w:val="nil"/>
              <w:left w:val="nil"/>
              <w:bottom w:val="single" w:sz="8" w:space="0" w:color="auto"/>
              <w:right w:val="single" w:sz="8" w:space="0" w:color="auto"/>
            </w:tcBorders>
            <w:vAlign w:val="center"/>
            <w:hideMark/>
          </w:tcPr>
          <w:p w14:paraId="680D1D35" w14:textId="1B7EEBB8"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89"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15.0 (12.0, 18.6)</w:t>
            </w:r>
          </w:p>
        </w:tc>
        <w:tc>
          <w:tcPr>
            <w:tcW w:w="1433" w:type="pct"/>
            <w:tcBorders>
              <w:top w:val="nil"/>
              <w:left w:val="nil"/>
              <w:bottom w:val="single" w:sz="8" w:space="0" w:color="auto"/>
              <w:right w:val="single" w:sz="8" w:space="0" w:color="auto"/>
            </w:tcBorders>
            <w:vAlign w:val="center"/>
            <w:hideMark/>
          </w:tcPr>
          <w:p w14:paraId="5A26622E" w14:textId="6194D812"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90"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18.4 (12.3, 26.6)</w:t>
            </w:r>
          </w:p>
        </w:tc>
        <w:tc>
          <w:tcPr>
            <w:tcW w:w="200" w:type="pct"/>
            <w:vAlign w:val="center"/>
            <w:hideMark/>
          </w:tcPr>
          <w:p w14:paraId="0D915615"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168B78EC"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66728630"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 xml:space="preserve">Maseru </w:t>
            </w:r>
          </w:p>
        </w:tc>
        <w:tc>
          <w:tcPr>
            <w:tcW w:w="1349" w:type="pct"/>
            <w:tcBorders>
              <w:top w:val="nil"/>
              <w:left w:val="nil"/>
              <w:bottom w:val="single" w:sz="8" w:space="0" w:color="auto"/>
              <w:right w:val="single" w:sz="8" w:space="0" w:color="auto"/>
            </w:tcBorders>
            <w:vAlign w:val="center"/>
            <w:hideMark/>
          </w:tcPr>
          <w:p w14:paraId="5292C7A9" w14:textId="1596E62F"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91"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32.8 (28.8, 37.0)</w:t>
            </w:r>
          </w:p>
        </w:tc>
        <w:tc>
          <w:tcPr>
            <w:tcW w:w="1433" w:type="pct"/>
            <w:tcBorders>
              <w:top w:val="nil"/>
              <w:left w:val="nil"/>
              <w:bottom w:val="single" w:sz="8" w:space="0" w:color="auto"/>
              <w:right w:val="single" w:sz="8" w:space="0" w:color="auto"/>
            </w:tcBorders>
            <w:vAlign w:val="center"/>
            <w:hideMark/>
          </w:tcPr>
          <w:p w14:paraId="640291A2" w14:textId="26320C3F"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92"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36.8 (28.3, 46.2)</w:t>
            </w:r>
          </w:p>
        </w:tc>
        <w:tc>
          <w:tcPr>
            <w:tcW w:w="200" w:type="pct"/>
            <w:vAlign w:val="center"/>
            <w:hideMark/>
          </w:tcPr>
          <w:p w14:paraId="5199DBA0"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4D8D5F0A"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7FAAA982"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 xml:space="preserve">Mafeteng </w:t>
            </w:r>
          </w:p>
        </w:tc>
        <w:tc>
          <w:tcPr>
            <w:tcW w:w="1349" w:type="pct"/>
            <w:tcBorders>
              <w:top w:val="nil"/>
              <w:left w:val="nil"/>
              <w:bottom w:val="single" w:sz="8" w:space="0" w:color="auto"/>
              <w:right w:val="single" w:sz="8" w:space="0" w:color="auto"/>
            </w:tcBorders>
            <w:vAlign w:val="center"/>
            <w:hideMark/>
          </w:tcPr>
          <w:p w14:paraId="5135CDC5"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93"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6.5 (5.5, 7.5)</w:t>
            </w:r>
          </w:p>
        </w:tc>
        <w:tc>
          <w:tcPr>
            <w:tcW w:w="1433" w:type="pct"/>
            <w:tcBorders>
              <w:top w:val="nil"/>
              <w:left w:val="nil"/>
              <w:bottom w:val="single" w:sz="8" w:space="0" w:color="auto"/>
              <w:right w:val="single" w:sz="8" w:space="0" w:color="auto"/>
            </w:tcBorders>
            <w:vAlign w:val="center"/>
            <w:hideMark/>
          </w:tcPr>
          <w:p w14:paraId="1823EDFD" w14:textId="690CA154"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94"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5.3 (3.5, 8.0)</w:t>
            </w:r>
          </w:p>
        </w:tc>
        <w:tc>
          <w:tcPr>
            <w:tcW w:w="200" w:type="pct"/>
            <w:vAlign w:val="center"/>
            <w:hideMark/>
          </w:tcPr>
          <w:p w14:paraId="356DBA35"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324B8FDE"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4383F007"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 xml:space="preserve">Mohale’s Hoek </w:t>
            </w:r>
          </w:p>
        </w:tc>
        <w:tc>
          <w:tcPr>
            <w:tcW w:w="1349" w:type="pct"/>
            <w:tcBorders>
              <w:top w:val="nil"/>
              <w:left w:val="nil"/>
              <w:bottom w:val="single" w:sz="8" w:space="0" w:color="auto"/>
              <w:right w:val="single" w:sz="8" w:space="0" w:color="auto"/>
            </w:tcBorders>
            <w:vAlign w:val="center"/>
            <w:hideMark/>
          </w:tcPr>
          <w:p w14:paraId="379C1DE0"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95"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4.7 (4.0, 5.6)</w:t>
            </w:r>
          </w:p>
        </w:tc>
        <w:tc>
          <w:tcPr>
            <w:tcW w:w="1433" w:type="pct"/>
            <w:tcBorders>
              <w:top w:val="nil"/>
              <w:left w:val="nil"/>
              <w:bottom w:val="single" w:sz="8" w:space="0" w:color="auto"/>
              <w:right w:val="single" w:sz="8" w:space="0" w:color="auto"/>
            </w:tcBorders>
            <w:vAlign w:val="center"/>
            <w:hideMark/>
          </w:tcPr>
          <w:p w14:paraId="7B32F256"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96"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2.2 (1.1, 4.5)</w:t>
            </w:r>
          </w:p>
        </w:tc>
        <w:tc>
          <w:tcPr>
            <w:tcW w:w="200" w:type="pct"/>
            <w:vAlign w:val="center"/>
            <w:hideMark/>
          </w:tcPr>
          <w:p w14:paraId="6C87D6E2"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137A661E" w14:textId="77777777" w:rsidTr="00873461">
        <w:trPr>
          <w:trHeight w:val="133"/>
        </w:trPr>
        <w:tc>
          <w:tcPr>
            <w:tcW w:w="2018" w:type="pct"/>
            <w:tcBorders>
              <w:top w:val="nil"/>
              <w:left w:val="single" w:sz="8" w:space="0" w:color="auto"/>
              <w:bottom w:val="single" w:sz="8" w:space="0" w:color="auto"/>
              <w:right w:val="single" w:sz="8" w:space="0" w:color="auto"/>
            </w:tcBorders>
            <w:vAlign w:val="center"/>
            <w:hideMark/>
          </w:tcPr>
          <w:p w14:paraId="17DB038E"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proofErr w:type="spellStart"/>
            <w:r w:rsidRPr="004130C7">
              <w:rPr>
                <w:rFonts w:ascii="Times New Roman" w:eastAsia="Times New Roman" w:hAnsi="Times New Roman" w:cs="Times New Roman"/>
                <w:color w:val="000000"/>
                <w:kern w:val="0"/>
                <w:lang w:bidi="bn-IN"/>
                <w14:ligatures w14:val="none"/>
              </w:rPr>
              <w:t>Quthing</w:t>
            </w:r>
            <w:proofErr w:type="spellEnd"/>
            <w:r w:rsidRPr="004130C7">
              <w:rPr>
                <w:rFonts w:ascii="Times New Roman" w:eastAsia="Times New Roman" w:hAnsi="Times New Roman" w:cs="Times New Roman"/>
                <w:color w:val="000000"/>
                <w:kern w:val="0"/>
                <w:lang w:bidi="bn-IN"/>
                <w14:ligatures w14:val="none"/>
              </w:rPr>
              <w:t xml:space="preserve"> </w:t>
            </w:r>
          </w:p>
        </w:tc>
        <w:tc>
          <w:tcPr>
            <w:tcW w:w="1349" w:type="pct"/>
            <w:tcBorders>
              <w:top w:val="nil"/>
              <w:left w:val="nil"/>
              <w:bottom w:val="single" w:sz="8" w:space="0" w:color="auto"/>
              <w:right w:val="single" w:sz="8" w:space="0" w:color="auto"/>
            </w:tcBorders>
            <w:vAlign w:val="center"/>
            <w:hideMark/>
          </w:tcPr>
          <w:p w14:paraId="48241223"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97"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3.6 (3.1, 4.3)</w:t>
            </w:r>
          </w:p>
        </w:tc>
        <w:tc>
          <w:tcPr>
            <w:tcW w:w="1433" w:type="pct"/>
            <w:tcBorders>
              <w:top w:val="nil"/>
              <w:left w:val="nil"/>
              <w:bottom w:val="single" w:sz="8" w:space="0" w:color="auto"/>
              <w:right w:val="single" w:sz="8" w:space="0" w:color="auto"/>
            </w:tcBorders>
            <w:vAlign w:val="center"/>
            <w:hideMark/>
          </w:tcPr>
          <w:p w14:paraId="2AD8A15B" w14:textId="2496088E"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98"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3.7 (2.3, 5.8)</w:t>
            </w:r>
          </w:p>
        </w:tc>
        <w:tc>
          <w:tcPr>
            <w:tcW w:w="200" w:type="pct"/>
            <w:vAlign w:val="center"/>
            <w:hideMark/>
          </w:tcPr>
          <w:p w14:paraId="53B2F553"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0BE4864A"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59AC5521"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 xml:space="preserve">Qacha’s Nek </w:t>
            </w:r>
          </w:p>
        </w:tc>
        <w:tc>
          <w:tcPr>
            <w:tcW w:w="1349" w:type="pct"/>
            <w:tcBorders>
              <w:top w:val="nil"/>
              <w:left w:val="nil"/>
              <w:bottom w:val="single" w:sz="8" w:space="0" w:color="auto"/>
              <w:right w:val="single" w:sz="8" w:space="0" w:color="auto"/>
            </w:tcBorders>
            <w:vAlign w:val="center"/>
            <w:hideMark/>
          </w:tcPr>
          <w:p w14:paraId="434AB0B9"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399"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2.9 (2.4, 3.5)</w:t>
            </w:r>
          </w:p>
        </w:tc>
        <w:tc>
          <w:tcPr>
            <w:tcW w:w="1433" w:type="pct"/>
            <w:tcBorders>
              <w:top w:val="nil"/>
              <w:left w:val="nil"/>
              <w:bottom w:val="single" w:sz="8" w:space="0" w:color="auto"/>
              <w:right w:val="single" w:sz="8" w:space="0" w:color="auto"/>
            </w:tcBorders>
            <w:vAlign w:val="center"/>
            <w:hideMark/>
          </w:tcPr>
          <w:p w14:paraId="236A8BF7"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00"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2.9 (1.6, 5.2)</w:t>
            </w:r>
          </w:p>
        </w:tc>
        <w:tc>
          <w:tcPr>
            <w:tcW w:w="200" w:type="pct"/>
            <w:vAlign w:val="center"/>
            <w:hideMark/>
          </w:tcPr>
          <w:p w14:paraId="498845A4"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76670EBD"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590072F6"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proofErr w:type="spellStart"/>
            <w:r w:rsidRPr="004130C7">
              <w:rPr>
                <w:rFonts w:ascii="Times New Roman" w:eastAsia="Times New Roman" w:hAnsi="Times New Roman" w:cs="Times New Roman"/>
                <w:color w:val="000000"/>
                <w:kern w:val="0"/>
                <w:lang w:bidi="bn-IN"/>
                <w14:ligatures w14:val="none"/>
              </w:rPr>
              <w:t>Mokhotlong</w:t>
            </w:r>
            <w:proofErr w:type="spellEnd"/>
            <w:r w:rsidRPr="004130C7">
              <w:rPr>
                <w:rFonts w:ascii="Times New Roman" w:eastAsia="Times New Roman" w:hAnsi="Times New Roman" w:cs="Times New Roman"/>
                <w:color w:val="000000"/>
                <w:kern w:val="0"/>
                <w:lang w:bidi="bn-IN"/>
                <w14:ligatures w14:val="none"/>
              </w:rPr>
              <w:t xml:space="preserve"> </w:t>
            </w:r>
          </w:p>
        </w:tc>
        <w:tc>
          <w:tcPr>
            <w:tcW w:w="1349" w:type="pct"/>
            <w:tcBorders>
              <w:top w:val="nil"/>
              <w:left w:val="nil"/>
              <w:bottom w:val="single" w:sz="8" w:space="0" w:color="auto"/>
              <w:right w:val="single" w:sz="8" w:space="0" w:color="auto"/>
            </w:tcBorders>
            <w:vAlign w:val="center"/>
            <w:hideMark/>
          </w:tcPr>
          <w:p w14:paraId="01473C69" w14:textId="5909540B"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01"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4.4 (3.5, 5.4)</w:t>
            </w:r>
          </w:p>
        </w:tc>
        <w:tc>
          <w:tcPr>
            <w:tcW w:w="1433" w:type="pct"/>
            <w:tcBorders>
              <w:top w:val="nil"/>
              <w:left w:val="nil"/>
              <w:bottom w:val="single" w:sz="8" w:space="0" w:color="auto"/>
              <w:right w:val="single" w:sz="8" w:space="0" w:color="auto"/>
            </w:tcBorders>
            <w:vAlign w:val="center"/>
            <w:hideMark/>
          </w:tcPr>
          <w:p w14:paraId="24E530FC"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02"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1.4 (0.7, 2.7)</w:t>
            </w:r>
          </w:p>
        </w:tc>
        <w:tc>
          <w:tcPr>
            <w:tcW w:w="200" w:type="pct"/>
            <w:vAlign w:val="center"/>
            <w:hideMark/>
          </w:tcPr>
          <w:p w14:paraId="0794E6CE"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6CE97D9B"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6AAD5D0F"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Thaba-</w:t>
            </w:r>
            <w:proofErr w:type="spellStart"/>
            <w:r w:rsidRPr="004130C7">
              <w:rPr>
                <w:rFonts w:ascii="Times New Roman" w:eastAsia="Times New Roman" w:hAnsi="Times New Roman" w:cs="Times New Roman"/>
                <w:color w:val="000000"/>
                <w:kern w:val="0"/>
                <w:lang w:bidi="bn-IN"/>
                <w14:ligatures w14:val="none"/>
              </w:rPr>
              <w:t>Tseka</w:t>
            </w:r>
            <w:proofErr w:type="spellEnd"/>
            <w:r w:rsidRPr="004130C7">
              <w:rPr>
                <w:rFonts w:ascii="Times New Roman" w:eastAsia="Times New Roman" w:hAnsi="Times New Roman" w:cs="Times New Roman"/>
                <w:color w:val="000000"/>
                <w:kern w:val="0"/>
                <w:lang w:bidi="bn-IN"/>
                <w14:ligatures w14:val="none"/>
              </w:rPr>
              <w:t xml:space="preserve"> </w:t>
            </w:r>
          </w:p>
        </w:tc>
        <w:tc>
          <w:tcPr>
            <w:tcW w:w="1349" w:type="pct"/>
            <w:tcBorders>
              <w:top w:val="nil"/>
              <w:left w:val="nil"/>
              <w:bottom w:val="single" w:sz="8" w:space="0" w:color="auto"/>
              <w:right w:val="single" w:sz="8" w:space="0" w:color="auto"/>
            </w:tcBorders>
            <w:vAlign w:val="center"/>
            <w:hideMark/>
          </w:tcPr>
          <w:p w14:paraId="17D7FC5E" w14:textId="55EA01F6"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03"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6.2 (5.4, 7.1)</w:t>
            </w:r>
          </w:p>
        </w:tc>
        <w:tc>
          <w:tcPr>
            <w:tcW w:w="1433" w:type="pct"/>
            <w:tcBorders>
              <w:top w:val="nil"/>
              <w:left w:val="nil"/>
              <w:bottom w:val="single" w:sz="8" w:space="0" w:color="auto"/>
              <w:right w:val="single" w:sz="8" w:space="0" w:color="auto"/>
            </w:tcBorders>
            <w:vAlign w:val="center"/>
            <w:hideMark/>
          </w:tcPr>
          <w:p w14:paraId="53F9558C"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04"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3.1 (1.7, 5.6)</w:t>
            </w:r>
          </w:p>
        </w:tc>
        <w:tc>
          <w:tcPr>
            <w:tcW w:w="200" w:type="pct"/>
            <w:vAlign w:val="center"/>
            <w:hideMark/>
          </w:tcPr>
          <w:p w14:paraId="1F53CCEE"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5712F68D"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54849785"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Religion</w:t>
            </w:r>
          </w:p>
        </w:tc>
        <w:tc>
          <w:tcPr>
            <w:tcW w:w="1349" w:type="pct"/>
            <w:tcBorders>
              <w:top w:val="nil"/>
              <w:left w:val="nil"/>
              <w:bottom w:val="single" w:sz="8" w:space="0" w:color="auto"/>
              <w:right w:val="single" w:sz="8" w:space="0" w:color="auto"/>
            </w:tcBorders>
            <w:vAlign w:val="center"/>
            <w:hideMark/>
          </w:tcPr>
          <w:p w14:paraId="7DB5BF06" w14:textId="7414EBDD"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05"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406E5718" w14:textId="7C6D774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06" w:author="Md Salek" w:date="2026-04-05T00:46:00Z" w16du:dateUtc="2026-04-04T18:46:00Z">
                <w:pPr>
                  <w:spacing w:after="0" w:line="240" w:lineRule="auto"/>
                </w:pPr>
              </w:pPrChange>
            </w:pPr>
          </w:p>
        </w:tc>
        <w:tc>
          <w:tcPr>
            <w:tcW w:w="200" w:type="pct"/>
            <w:vAlign w:val="center"/>
            <w:hideMark/>
          </w:tcPr>
          <w:p w14:paraId="64100EC1"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2CFF8DAF"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0D896368"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Other</w:t>
            </w:r>
          </w:p>
        </w:tc>
        <w:tc>
          <w:tcPr>
            <w:tcW w:w="1349" w:type="pct"/>
            <w:tcBorders>
              <w:top w:val="nil"/>
              <w:left w:val="nil"/>
              <w:bottom w:val="single" w:sz="8" w:space="0" w:color="auto"/>
              <w:right w:val="single" w:sz="8" w:space="0" w:color="auto"/>
            </w:tcBorders>
            <w:vAlign w:val="center"/>
            <w:hideMark/>
          </w:tcPr>
          <w:p w14:paraId="6AB73AA3" w14:textId="61A973F8"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07"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65.3 (62.9, 67.6)</w:t>
            </w:r>
          </w:p>
        </w:tc>
        <w:tc>
          <w:tcPr>
            <w:tcW w:w="1433" w:type="pct"/>
            <w:tcBorders>
              <w:top w:val="nil"/>
              <w:left w:val="nil"/>
              <w:bottom w:val="single" w:sz="8" w:space="0" w:color="auto"/>
              <w:right w:val="single" w:sz="8" w:space="0" w:color="auto"/>
            </w:tcBorders>
            <w:vAlign w:val="center"/>
            <w:hideMark/>
          </w:tcPr>
          <w:p w14:paraId="12515F5A" w14:textId="0E85D2DC"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08"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63.3 (54.5, 71.4)</w:t>
            </w:r>
          </w:p>
        </w:tc>
        <w:tc>
          <w:tcPr>
            <w:tcW w:w="200" w:type="pct"/>
            <w:vAlign w:val="center"/>
            <w:hideMark/>
          </w:tcPr>
          <w:p w14:paraId="56C3B4E5"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5B424AD6"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62EB39E7"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Roman Catholic</w:t>
            </w:r>
          </w:p>
        </w:tc>
        <w:tc>
          <w:tcPr>
            <w:tcW w:w="1349" w:type="pct"/>
            <w:tcBorders>
              <w:top w:val="nil"/>
              <w:left w:val="nil"/>
              <w:bottom w:val="single" w:sz="8" w:space="0" w:color="auto"/>
              <w:right w:val="single" w:sz="8" w:space="0" w:color="auto"/>
            </w:tcBorders>
            <w:vAlign w:val="center"/>
            <w:hideMark/>
          </w:tcPr>
          <w:p w14:paraId="7519501F" w14:textId="3CD2E682"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09"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34.7 (32.4, 37.1)</w:t>
            </w:r>
          </w:p>
        </w:tc>
        <w:tc>
          <w:tcPr>
            <w:tcW w:w="1433" w:type="pct"/>
            <w:tcBorders>
              <w:top w:val="nil"/>
              <w:left w:val="nil"/>
              <w:bottom w:val="single" w:sz="8" w:space="0" w:color="auto"/>
              <w:right w:val="single" w:sz="8" w:space="0" w:color="auto"/>
            </w:tcBorders>
            <w:vAlign w:val="center"/>
            <w:hideMark/>
          </w:tcPr>
          <w:p w14:paraId="6723A31B" w14:textId="3EF70356"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10"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36.7 (28.6, 45.5)</w:t>
            </w:r>
          </w:p>
        </w:tc>
        <w:tc>
          <w:tcPr>
            <w:tcW w:w="200" w:type="pct"/>
            <w:vAlign w:val="center"/>
            <w:hideMark/>
          </w:tcPr>
          <w:p w14:paraId="5D3527BC"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3F89AB30" w14:textId="77777777" w:rsidTr="00873461">
        <w:trPr>
          <w:trHeight w:val="142"/>
        </w:trPr>
        <w:tc>
          <w:tcPr>
            <w:tcW w:w="2018" w:type="pct"/>
            <w:tcBorders>
              <w:top w:val="nil"/>
              <w:left w:val="single" w:sz="8" w:space="0" w:color="auto"/>
              <w:bottom w:val="single" w:sz="8" w:space="0" w:color="auto"/>
              <w:right w:val="single" w:sz="8" w:space="0" w:color="auto"/>
            </w:tcBorders>
            <w:vAlign w:val="center"/>
            <w:hideMark/>
          </w:tcPr>
          <w:p w14:paraId="193DD108"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Currently working</w:t>
            </w:r>
          </w:p>
        </w:tc>
        <w:tc>
          <w:tcPr>
            <w:tcW w:w="1349" w:type="pct"/>
            <w:tcBorders>
              <w:top w:val="nil"/>
              <w:left w:val="nil"/>
              <w:bottom w:val="single" w:sz="8" w:space="0" w:color="auto"/>
              <w:right w:val="single" w:sz="8" w:space="0" w:color="auto"/>
            </w:tcBorders>
            <w:vAlign w:val="center"/>
            <w:hideMark/>
          </w:tcPr>
          <w:p w14:paraId="7388D8D9" w14:textId="01E1D4E9"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11"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63F3FED5" w14:textId="2547C3AD"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12" w:author="Md Salek" w:date="2026-04-05T00:46:00Z" w16du:dateUtc="2026-04-04T18:46:00Z">
                <w:pPr>
                  <w:spacing w:after="0" w:line="240" w:lineRule="auto"/>
                </w:pPr>
              </w:pPrChange>
            </w:pPr>
          </w:p>
        </w:tc>
        <w:tc>
          <w:tcPr>
            <w:tcW w:w="200" w:type="pct"/>
            <w:vAlign w:val="center"/>
            <w:hideMark/>
          </w:tcPr>
          <w:p w14:paraId="228410EA"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5216AC74"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1F792389"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No</w:t>
            </w:r>
          </w:p>
        </w:tc>
        <w:tc>
          <w:tcPr>
            <w:tcW w:w="1349" w:type="pct"/>
            <w:tcBorders>
              <w:top w:val="nil"/>
              <w:left w:val="nil"/>
              <w:bottom w:val="single" w:sz="8" w:space="0" w:color="auto"/>
              <w:right w:val="single" w:sz="8" w:space="0" w:color="auto"/>
            </w:tcBorders>
            <w:vAlign w:val="center"/>
            <w:hideMark/>
          </w:tcPr>
          <w:p w14:paraId="0555031C"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13"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61.0 (57.7, 64.2)</w:t>
            </w:r>
          </w:p>
        </w:tc>
        <w:tc>
          <w:tcPr>
            <w:tcW w:w="1433" w:type="pct"/>
            <w:tcBorders>
              <w:top w:val="nil"/>
              <w:left w:val="nil"/>
              <w:bottom w:val="single" w:sz="8" w:space="0" w:color="auto"/>
              <w:right w:val="single" w:sz="8" w:space="0" w:color="auto"/>
            </w:tcBorders>
            <w:vAlign w:val="center"/>
            <w:hideMark/>
          </w:tcPr>
          <w:p w14:paraId="2964EF76"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14"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61.6 (52.9, 69.6)</w:t>
            </w:r>
          </w:p>
        </w:tc>
        <w:tc>
          <w:tcPr>
            <w:tcW w:w="200" w:type="pct"/>
            <w:vAlign w:val="center"/>
            <w:hideMark/>
          </w:tcPr>
          <w:p w14:paraId="204354BD"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376EFE60"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4AE2B728"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Yes</w:t>
            </w:r>
          </w:p>
        </w:tc>
        <w:tc>
          <w:tcPr>
            <w:tcW w:w="1349" w:type="pct"/>
            <w:tcBorders>
              <w:top w:val="nil"/>
              <w:left w:val="nil"/>
              <w:bottom w:val="single" w:sz="8" w:space="0" w:color="auto"/>
              <w:right w:val="single" w:sz="8" w:space="0" w:color="auto"/>
            </w:tcBorders>
            <w:vAlign w:val="center"/>
            <w:hideMark/>
          </w:tcPr>
          <w:p w14:paraId="76994B46" w14:textId="4FB18D4A"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15"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39.0 (35.8, 42.3)</w:t>
            </w:r>
          </w:p>
        </w:tc>
        <w:tc>
          <w:tcPr>
            <w:tcW w:w="1433" w:type="pct"/>
            <w:tcBorders>
              <w:top w:val="nil"/>
              <w:left w:val="nil"/>
              <w:bottom w:val="single" w:sz="8" w:space="0" w:color="auto"/>
              <w:right w:val="single" w:sz="8" w:space="0" w:color="auto"/>
            </w:tcBorders>
            <w:vAlign w:val="center"/>
            <w:hideMark/>
          </w:tcPr>
          <w:p w14:paraId="71E9C326" w14:textId="4D2A779F"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16"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38.4 (30.4, 47.1)</w:t>
            </w:r>
          </w:p>
        </w:tc>
        <w:tc>
          <w:tcPr>
            <w:tcW w:w="200" w:type="pct"/>
            <w:vAlign w:val="center"/>
            <w:hideMark/>
          </w:tcPr>
          <w:p w14:paraId="2FF0796C"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57362C4B"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3821700F"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Wealth</w:t>
            </w:r>
            <w:r w:rsidRPr="004B4562">
              <w:rPr>
                <w:rFonts w:ascii="Times New Roman" w:eastAsia="Times New Roman" w:hAnsi="Times New Roman" w:cs="Times New Roman"/>
                <w:b/>
                <w:bCs/>
                <w:color w:val="000000"/>
                <w:kern w:val="0"/>
                <w:lang w:bidi="bn-IN"/>
                <w14:ligatures w14:val="none"/>
              </w:rPr>
              <w:t xml:space="preserve"> Status</w:t>
            </w:r>
          </w:p>
        </w:tc>
        <w:tc>
          <w:tcPr>
            <w:tcW w:w="1349" w:type="pct"/>
            <w:tcBorders>
              <w:top w:val="nil"/>
              <w:left w:val="nil"/>
              <w:bottom w:val="single" w:sz="8" w:space="0" w:color="auto"/>
              <w:right w:val="single" w:sz="8" w:space="0" w:color="auto"/>
            </w:tcBorders>
            <w:vAlign w:val="center"/>
            <w:hideMark/>
          </w:tcPr>
          <w:p w14:paraId="75D4B85A" w14:textId="698634E3"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17"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7CB14AC7" w14:textId="713BFC4E"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18" w:author="Md Salek" w:date="2026-04-05T00:46:00Z" w16du:dateUtc="2026-04-04T18:46:00Z">
                <w:pPr>
                  <w:spacing w:after="0" w:line="240" w:lineRule="auto"/>
                </w:pPr>
              </w:pPrChange>
            </w:pPr>
          </w:p>
        </w:tc>
        <w:tc>
          <w:tcPr>
            <w:tcW w:w="200" w:type="pct"/>
            <w:vAlign w:val="center"/>
            <w:hideMark/>
          </w:tcPr>
          <w:p w14:paraId="388EBEB0"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49D130A3"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544E2897"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Poor</w:t>
            </w:r>
          </w:p>
        </w:tc>
        <w:tc>
          <w:tcPr>
            <w:tcW w:w="1349" w:type="pct"/>
            <w:tcBorders>
              <w:top w:val="nil"/>
              <w:left w:val="nil"/>
              <w:bottom w:val="single" w:sz="8" w:space="0" w:color="auto"/>
              <w:right w:val="single" w:sz="8" w:space="0" w:color="auto"/>
            </w:tcBorders>
            <w:vAlign w:val="center"/>
            <w:hideMark/>
          </w:tcPr>
          <w:p w14:paraId="5577FF8C"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19"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31.3 (27.6, 35.2)</w:t>
            </w:r>
          </w:p>
        </w:tc>
        <w:tc>
          <w:tcPr>
            <w:tcW w:w="1433" w:type="pct"/>
            <w:tcBorders>
              <w:top w:val="nil"/>
              <w:left w:val="nil"/>
              <w:bottom w:val="single" w:sz="8" w:space="0" w:color="auto"/>
              <w:right w:val="single" w:sz="8" w:space="0" w:color="auto"/>
            </w:tcBorders>
            <w:vAlign w:val="center"/>
            <w:hideMark/>
          </w:tcPr>
          <w:p w14:paraId="77937DC4"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20"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24.9 (19.0, 31.9)</w:t>
            </w:r>
          </w:p>
        </w:tc>
        <w:tc>
          <w:tcPr>
            <w:tcW w:w="200" w:type="pct"/>
            <w:vAlign w:val="center"/>
            <w:hideMark/>
          </w:tcPr>
          <w:p w14:paraId="704CB539"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1B02E0EC"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7943AA76"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Middle class</w:t>
            </w:r>
          </w:p>
        </w:tc>
        <w:tc>
          <w:tcPr>
            <w:tcW w:w="1349" w:type="pct"/>
            <w:tcBorders>
              <w:top w:val="nil"/>
              <w:left w:val="nil"/>
              <w:bottom w:val="single" w:sz="8" w:space="0" w:color="auto"/>
              <w:right w:val="single" w:sz="8" w:space="0" w:color="auto"/>
            </w:tcBorders>
            <w:vAlign w:val="center"/>
            <w:hideMark/>
          </w:tcPr>
          <w:p w14:paraId="33EF7B7C"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21"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19.2 (16.9, 21.7)</w:t>
            </w:r>
          </w:p>
        </w:tc>
        <w:tc>
          <w:tcPr>
            <w:tcW w:w="1433" w:type="pct"/>
            <w:tcBorders>
              <w:top w:val="nil"/>
              <w:left w:val="nil"/>
              <w:bottom w:val="single" w:sz="8" w:space="0" w:color="auto"/>
              <w:right w:val="single" w:sz="8" w:space="0" w:color="auto"/>
            </w:tcBorders>
            <w:vAlign w:val="center"/>
            <w:hideMark/>
          </w:tcPr>
          <w:p w14:paraId="05611F63"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22"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19.1 (13.2, 26.9)</w:t>
            </w:r>
          </w:p>
        </w:tc>
        <w:tc>
          <w:tcPr>
            <w:tcW w:w="200" w:type="pct"/>
            <w:vAlign w:val="center"/>
            <w:hideMark/>
          </w:tcPr>
          <w:p w14:paraId="79FDDC8C"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737B07DB"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587B6D2A"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Rich</w:t>
            </w:r>
          </w:p>
        </w:tc>
        <w:tc>
          <w:tcPr>
            <w:tcW w:w="1349" w:type="pct"/>
            <w:tcBorders>
              <w:top w:val="nil"/>
              <w:left w:val="nil"/>
              <w:bottom w:val="single" w:sz="8" w:space="0" w:color="auto"/>
              <w:right w:val="single" w:sz="8" w:space="0" w:color="auto"/>
            </w:tcBorders>
            <w:vAlign w:val="center"/>
            <w:hideMark/>
          </w:tcPr>
          <w:p w14:paraId="1217BD47"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23"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49.4 (45.2, 53.6)</w:t>
            </w:r>
          </w:p>
        </w:tc>
        <w:tc>
          <w:tcPr>
            <w:tcW w:w="1433" w:type="pct"/>
            <w:tcBorders>
              <w:top w:val="nil"/>
              <w:left w:val="nil"/>
              <w:bottom w:val="single" w:sz="8" w:space="0" w:color="auto"/>
              <w:right w:val="single" w:sz="8" w:space="0" w:color="auto"/>
            </w:tcBorders>
            <w:vAlign w:val="center"/>
            <w:hideMark/>
          </w:tcPr>
          <w:p w14:paraId="33C4F82D"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24"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55.9 (47.1, 64.3)</w:t>
            </w:r>
          </w:p>
        </w:tc>
        <w:tc>
          <w:tcPr>
            <w:tcW w:w="200" w:type="pct"/>
            <w:vAlign w:val="center"/>
            <w:hideMark/>
          </w:tcPr>
          <w:p w14:paraId="2671B6B5"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69174A1C"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51E94F0C"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Household Size</w:t>
            </w:r>
          </w:p>
        </w:tc>
        <w:tc>
          <w:tcPr>
            <w:tcW w:w="1349" w:type="pct"/>
            <w:tcBorders>
              <w:top w:val="nil"/>
              <w:left w:val="nil"/>
              <w:bottom w:val="single" w:sz="8" w:space="0" w:color="auto"/>
              <w:right w:val="single" w:sz="8" w:space="0" w:color="auto"/>
            </w:tcBorders>
            <w:vAlign w:val="center"/>
            <w:hideMark/>
          </w:tcPr>
          <w:p w14:paraId="7E8A6E2D" w14:textId="5CA7D39C"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25"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1FB1A6FE" w14:textId="254B2B9B"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26" w:author="Md Salek" w:date="2026-04-05T00:46:00Z" w16du:dateUtc="2026-04-04T18:46:00Z">
                <w:pPr>
                  <w:spacing w:after="0" w:line="240" w:lineRule="auto"/>
                </w:pPr>
              </w:pPrChange>
            </w:pPr>
          </w:p>
        </w:tc>
        <w:tc>
          <w:tcPr>
            <w:tcW w:w="200" w:type="pct"/>
            <w:vAlign w:val="center"/>
            <w:hideMark/>
          </w:tcPr>
          <w:p w14:paraId="7D600E73"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17116BF1"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3D830996"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1-3 members</w:t>
            </w:r>
          </w:p>
        </w:tc>
        <w:tc>
          <w:tcPr>
            <w:tcW w:w="1349" w:type="pct"/>
            <w:tcBorders>
              <w:top w:val="nil"/>
              <w:left w:val="nil"/>
              <w:bottom w:val="single" w:sz="8" w:space="0" w:color="auto"/>
              <w:right w:val="single" w:sz="8" w:space="0" w:color="auto"/>
            </w:tcBorders>
            <w:vAlign w:val="center"/>
            <w:hideMark/>
          </w:tcPr>
          <w:p w14:paraId="67138B2B"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27"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28.3 (25.6, 31.1)</w:t>
            </w:r>
          </w:p>
        </w:tc>
        <w:tc>
          <w:tcPr>
            <w:tcW w:w="1433" w:type="pct"/>
            <w:tcBorders>
              <w:top w:val="nil"/>
              <w:left w:val="nil"/>
              <w:bottom w:val="single" w:sz="8" w:space="0" w:color="auto"/>
              <w:right w:val="single" w:sz="8" w:space="0" w:color="auto"/>
            </w:tcBorders>
            <w:vAlign w:val="center"/>
            <w:hideMark/>
          </w:tcPr>
          <w:p w14:paraId="73CEDBFE"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28"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21.7 (15.9, 28.9)</w:t>
            </w:r>
          </w:p>
        </w:tc>
        <w:tc>
          <w:tcPr>
            <w:tcW w:w="200" w:type="pct"/>
            <w:vAlign w:val="center"/>
            <w:hideMark/>
          </w:tcPr>
          <w:p w14:paraId="61DA8446"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67B54317" w14:textId="77777777" w:rsidTr="00873461">
        <w:trPr>
          <w:trHeight w:val="133"/>
        </w:trPr>
        <w:tc>
          <w:tcPr>
            <w:tcW w:w="2018" w:type="pct"/>
            <w:tcBorders>
              <w:top w:val="nil"/>
              <w:left w:val="single" w:sz="8" w:space="0" w:color="auto"/>
              <w:bottom w:val="single" w:sz="8" w:space="0" w:color="auto"/>
              <w:right w:val="single" w:sz="8" w:space="0" w:color="auto"/>
            </w:tcBorders>
            <w:vAlign w:val="center"/>
            <w:hideMark/>
          </w:tcPr>
          <w:p w14:paraId="1266AF5B"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4 or more members</w:t>
            </w:r>
          </w:p>
        </w:tc>
        <w:tc>
          <w:tcPr>
            <w:tcW w:w="1349" w:type="pct"/>
            <w:tcBorders>
              <w:top w:val="nil"/>
              <w:left w:val="nil"/>
              <w:bottom w:val="single" w:sz="8" w:space="0" w:color="auto"/>
              <w:right w:val="single" w:sz="8" w:space="0" w:color="auto"/>
            </w:tcBorders>
            <w:vAlign w:val="center"/>
            <w:hideMark/>
          </w:tcPr>
          <w:p w14:paraId="0861EF62"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29"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71.6 (68.8, 74.3)</w:t>
            </w:r>
          </w:p>
        </w:tc>
        <w:tc>
          <w:tcPr>
            <w:tcW w:w="1433" w:type="pct"/>
            <w:tcBorders>
              <w:top w:val="nil"/>
              <w:left w:val="nil"/>
              <w:bottom w:val="single" w:sz="8" w:space="0" w:color="auto"/>
              <w:right w:val="single" w:sz="8" w:space="0" w:color="auto"/>
            </w:tcBorders>
            <w:vAlign w:val="center"/>
            <w:hideMark/>
          </w:tcPr>
          <w:p w14:paraId="3029345B"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30"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78.2 (71.0, 84.0)</w:t>
            </w:r>
          </w:p>
        </w:tc>
        <w:tc>
          <w:tcPr>
            <w:tcW w:w="200" w:type="pct"/>
            <w:vAlign w:val="center"/>
            <w:hideMark/>
          </w:tcPr>
          <w:p w14:paraId="37CA51EA"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04993FD2"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2FDBB554"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Household head sex</w:t>
            </w:r>
          </w:p>
        </w:tc>
        <w:tc>
          <w:tcPr>
            <w:tcW w:w="1349" w:type="pct"/>
            <w:tcBorders>
              <w:top w:val="nil"/>
              <w:left w:val="nil"/>
              <w:bottom w:val="single" w:sz="8" w:space="0" w:color="auto"/>
              <w:right w:val="single" w:sz="8" w:space="0" w:color="auto"/>
            </w:tcBorders>
            <w:vAlign w:val="center"/>
            <w:hideMark/>
          </w:tcPr>
          <w:p w14:paraId="1AC8278B" w14:textId="2D6DFE23"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31"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0BA1B2AD" w14:textId="4FD4A91B"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32" w:author="Md Salek" w:date="2026-04-05T00:46:00Z" w16du:dateUtc="2026-04-04T18:46:00Z">
                <w:pPr>
                  <w:spacing w:after="0" w:line="240" w:lineRule="auto"/>
                </w:pPr>
              </w:pPrChange>
            </w:pPr>
          </w:p>
        </w:tc>
        <w:tc>
          <w:tcPr>
            <w:tcW w:w="200" w:type="pct"/>
            <w:vAlign w:val="center"/>
            <w:hideMark/>
          </w:tcPr>
          <w:p w14:paraId="55504CA5"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65AFFF23"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063201A8"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Male</w:t>
            </w:r>
          </w:p>
        </w:tc>
        <w:tc>
          <w:tcPr>
            <w:tcW w:w="1349" w:type="pct"/>
            <w:tcBorders>
              <w:top w:val="nil"/>
              <w:left w:val="nil"/>
              <w:bottom w:val="single" w:sz="8" w:space="0" w:color="auto"/>
              <w:right w:val="single" w:sz="8" w:space="0" w:color="auto"/>
            </w:tcBorders>
            <w:vAlign w:val="center"/>
            <w:hideMark/>
          </w:tcPr>
          <w:p w14:paraId="47763D82"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33"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57.6 (54.9, 60.2)</w:t>
            </w:r>
          </w:p>
        </w:tc>
        <w:tc>
          <w:tcPr>
            <w:tcW w:w="1433" w:type="pct"/>
            <w:tcBorders>
              <w:top w:val="nil"/>
              <w:left w:val="nil"/>
              <w:bottom w:val="single" w:sz="8" w:space="0" w:color="auto"/>
              <w:right w:val="single" w:sz="8" w:space="0" w:color="auto"/>
            </w:tcBorders>
            <w:vAlign w:val="center"/>
            <w:hideMark/>
          </w:tcPr>
          <w:p w14:paraId="1E2275E7"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34"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55.4 (45.6, 64.8)</w:t>
            </w:r>
          </w:p>
        </w:tc>
        <w:tc>
          <w:tcPr>
            <w:tcW w:w="200" w:type="pct"/>
            <w:vAlign w:val="center"/>
            <w:hideMark/>
          </w:tcPr>
          <w:p w14:paraId="2B11D1F2"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437F232F"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2BDBD3D5"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Female</w:t>
            </w:r>
          </w:p>
        </w:tc>
        <w:tc>
          <w:tcPr>
            <w:tcW w:w="1349" w:type="pct"/>
            <w:tcBorders>
              <w:top w:val="nil"/>
              <w:left w:val="nil"/>
              <w:bottom w:val="single" w:sz="8" w:space="0" w:color="auto"/>
              <w:right w:val="single" w:sz="8" w:space="0" w:color="auto"/>
            </w:tcBorders>
            <w:vAlign w:val="center"/>
            <w:hideMark/>
          </w:tcPr>
          <w:p w14:paraId="2B5A5E5C"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35"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42.3 (39.7, 45.0)</w:t>
            </w:r>
          </w:p>
        </w:tc>
        <w:tc>
          <w:tcPr>
            <w:tcW w:w="1433" w:type="pct"/>
            <w:tcBorders>
              <w:top w:val="nil"/>
              <w:left w:val="nil"/>
              <w:bottom w:val="single" w:sz="8" w:space="0" w:color="auto"/>
              <w:right w:val="single" w:sz="8" w:space="0" w:color="auto"/>
            </w:tcBorders>
            <w:vAlign w:val="center"/>
            <w:hideMark/>
          </w:tcPr>
          <w:p w14:paraId="44E2A9F1"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36"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44.5 (35.1, 54.3)</w:t>
            </w:r>
          </w:p>
        </w:tc>
        <w:tc>
          <w:tcPr>
            <w:tcW w:w="200" w:type="pct"/>
            <w:vAlign w:val="center"/>
            <w:hideMark/>
          </w:tcPr>
          <w:p w14:paraId="469E5712"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37D46CF0"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7F758D26"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Household assets</w:t>
            </w:r>
          </w:p>
        </w:tc>
        <w:tc>
          <w:tcPr>
            <w:tcW w:w="1349" w:type="pct"/>
            <w:tcBorders>
              <w:top w:val="nil"/>
              <w:left w:val="nil"/>
              <w:bottom w:val="single" w:sz="8" w:space="0" w:color="auto"/>
              <w:right w:val="single" w:sz="8" w:space="0" w:color="auto"/>
            </w:tcBorders>
            <w:vAlign w:val="center"/>
            <w:hideMark/>
          </w:tcPr>
          <w:p w14:paraId="5BB4EB28" w14:textId="6FBB3EDB"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37"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46AE3D37" w14:textId="2C685BCF"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38" w:author="Md Salek" w:date="2026-04-05T00:46:00Z" w16du:dateUtc="2026-04-04T18:46:00Z">
                <w:pPr>
                  <w:spacing w:after="0" w:line="240" w:lineRule="auto"/>
                </w:pPr>
              </w:pPrChange>
            </w:pPr>
          </w:p>
        </w:tc>
        <w:tc>
          <w:tcPr>
            <w:tcW w:w="200" w:type="pct"/>
            <w:vAlign w:val="center"/>
            <w:hideMark/>
          </w:tcPr>
          <w:p w14:paraId="256F3F19"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1CE102F7"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6B63F845"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No</w:t>
            </w:r>
          </w:p>
        </w:tc>
        <w:tc>
          <w:tcPr>
            <w:tcW w:w="1349" w:type="pct"/>
            <w:tcBorders>
              <w:top w:val="nil"/>
              <w:left w:val="nil"/>
              <w:bottom w:val="single" w:sz="8" w:space="0" w:color="auto"/>
              <w:right w:val="single" w:sz="8" w:space="0" w:color="auto"/>
            </w:tcBorders>
            <w:vAlign w:val="center"/>
            <w:hideMark/>
          </w:tcPr>
          <w:p w14:paraId="75385B09"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39"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51.3 (47.3, 55.3)</w:t>
            </w:r>
          </w:p>
        </w:tc>
        <w:tc>
          <w:tcPr>
            <w:tcW w:w="1433" w:type="pct"/>
            <w:tcBorders>
              <w:top w:val="nil"/>
              <w:left w:val="nil"/>
              <w:bottom w:val="single" w:sz="8" w:space="0" w:color="auto"/>
              <w:right w:val="single" w:sz="8" w:space="0" w:color="auto"/>
            </w:tcBorders>
            <w:vAlign w:val="center"/>
            <w:hideMark/>
          </w:tcPr>
          <w:p w14:paraId="0E095EBC"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40"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49.2 (41.6, 56.8)</w:t>
            </w:r>
          </w:p>
        </w:tc>
        <w:tc>
          <w:tcPr>
            <w:tcW w:w="200" w:type="pct"/>
            <w:vAlign w:val="center"/>
            <w:hideMark/>
          </w:tcPr>
          <w:p w14:paraId="18840C85"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3F1EDA44"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7F3B7D7E"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Yes</w:t>
            </w:r>
          </w:p>
        </w:tc>
        <w:tc>
          <w:tcPr>
            <w:tcW w:w="1349" w:type="pct"/>
            <w:tcBorders>
              <w:top w:val="nil"/>
              <w:left w:val="nil"/>
              <w:bottom w:val="single" w:sz="8" w:space="0" w:color="auto"/>
              <w:right w:val="single" w:sz="8" w:space="0" w:color="auto"/>
            </w:tcBorders>
            <w:vAlign w:val="center"/>
            <w:hideMark/>
          </w:tcPr>
          <w:p w14:paraId="284A3AB8"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41"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48.6 (44.6, 52.6)</w:t>
            </w:r>
          </w:p>
        </w:tc>
        <w:tc>
          <w:tcPr>
            <w:tcW w:w="1433" w:type="pct"/>
            <w:tcBorders>
              <w:top w:val="nil"/>
              <w:left w:val="nil"/>
              <w:bottom w:val="single" w:sz="8" w:space="0" w:color="auto"/>
              <w:right w:val="single" w:sz="8" w:space="0" w:color="auto"/>
            </w:tcBorders>
            <w:vAlign w:val="center"/>
            <w:hideMark/>
          </w:tcPr>
          <w:p w14:paraId="42BB66B5"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42"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50.7 (43.1, 58.3)</w:t>
            </w:r>
          </w:p>
        </w:tc>
        <w:tc>
          <w:tcPr>
            <w:tcW w:w="200" w:type="pct"/>
            <w:vAlign w:val="center"/>
            <w:hideMark/>
          </w:tcPr>
          <w:p w14:paraId="2A5FFAA2"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3A516B5E"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1DA82C23"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Media</w:t>
            </w:r>
            <w:r w:rsidRPr="004B4562">
              <w:rPr>
                <w:rFonts w:ascii="Times New Roman" w:eastAsia="Times New Roman" w:hAnsi="Times New Roman" w:cs="Times New Roman"/>
                <w:b/>
                <w:bCs/>
                <w:color w:val="000000"/>
                <w:kern w:val="0"/>
                <w:lang w:bidi="bn-IN"/>
                <w14:ligatures w14:val="none"/>
              </w:rPr>
              <w:t xml:space="preserve"> Access</w:t>
            </w:r>
          </w:p>
        </w:tc>
        <w:tc>
          <w:tcPr>
            <w:tcW w:w="1349" w:type="pct"/>
            <w:tcBorders>
              <w:top w:val="nil"/>
              <w:left w:val="nil"/>
              <w:bottom w:val="single" w:sz="8" w:space="0" w:color="auto"/>
              <w:right w:val="single" w:sz="8" w:space="0" w:color="auto"/>
            </w:tcBorders>
            <w:vAlign w:val="center"/>
            <w:hideMark/>
          </w:tcPr>
          <w:p w14:paraId="57B1EE7D" w14:textId="7D6755F6"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43"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60171EF4" w14:textId="3A96D65D"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44" w:author="Md Salek" w:date="2026-04-05T00:46:00Z" w16du:dateUtc="2026-04-04T18:46:00Z">
                <w:pPr>
                  <w:spacing w:after="0" w:line="240" w:lineRule="auto"/>
                </w:pPr>
              </w:pPrChange>
            </w:pPr>
          </w:p>
        </w:tc>
        <w:tc>
          <w:tcPr>
            <w:tcW w:w="200" w:type="pct"/>
            <w:vAlign w:val="center"/>
            <w:hideMark/>
          </w:tcPr>
          <w:p w14:paraId="720B65E8"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5567806E" w14:textId="77777777" w:rsidTr="00873461">
        <w:trPr>
          <w:trHeight w:val="142"/>
        </w:trPr>
        <w:tc>
          <w:tcPr>
            <w:tcW w:w="2018" w:type="pct"/>
            <w:tcBorders>
              <w:top w:val="nil"/>
              <w:left w:val="single" w:sz="8" w:space="0" w:color="auto"/>
              <w:bottom w:val="single" w:sz="8" w:space="0" w:color="auto"/>
              <w:right w:val="single" w:sz="8" w:space="0" w:color="auto"/>
            </w:tcBorders>
            <w:vAlign w:val="center"/>
            <w:hideMark/>
          </w:tcPr>
          <w:p w14:paraId="6090D92D"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 xml:space="preserve">No </w:t>
            </w:r>
          </w:p>
        </w:tc>
        <w:tc>
          <w:tcPr>
            <w:tcW w:w="1349" w:type="pct"/>
            <w:tcBorders>
              <w:top w:val="nil"/>
              <w:left w:val="nil"/>
              <w:bottom w:val="single" w:sz="8" w:space="0" w:color="auto"/>
              <w:right w:val="single" w:sz="8" w:space="0" w:color="auto"/>
            </w:tcBorders>
            <w:vAlign w:val="center"/>
            <w:hideMark/>
          </w:tcPr>
          <w:p w14:paraId="2FE87FFF"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45"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5.7 (4.77, 6.90)</w:t>
            </w:r>
          </w:p>
        </w:tc>
        <w:tc>
          <w:tcPr>
            <w:tcW w:w="1433" w:type="pct"/>
            <w:tcBorders>
              <w:top w:val="nil"/>
              <w:left w:val="nil"/>
              <w:bottom w:val="single" w:sz="8" w:space="0" w:color="auto"/>
              <w:right w:val="single" w:sz="8" w:space="0" w:color="auto"/>
            </w:tcBorders>
            <w:vAlign w:val="center"/>
            <w:hideMark/>
          </w:tcPr>
          <w:p w14:paraId="05831BA7"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46"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3.2 (1.79, 5.83)</w:t>
            </w:r>
          </w:p>
        </w:tc>
        <w:tc>
          <w:tcPr>
            <w:tcW w:w="200" w:type="pct"/>
            <w:vAlign w:val="center"/>
            <w:hideMark/>
          </w:tcPr>
          <w:p w14:paraId="11C88A1F"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4263A8C2" w14:textId="77777777" w:rsidTr="00873461">
        <w:trPr>
          <w:trHeight w:val="304"/>
        </w:trPr>
        <w:tc>
          <w:tcPr>
            <w:tcW w:w="2018" w:type="pct"/>
            <w:tcBorders>
              <w:top w:val="nil"/>
              <w:left w:val="single" w:sz="8" w:space="0" w:color="auto"/>
              <w:bottom w:val="single" w:sz="8" w:space="0" w:color="auto"/>
              <w:right w:val="single" w:sz="8" w:space="0" w:color="auto"/>
            </w:tcBorders>
            <w:vAlign w:val="center"/>
            <w:hideMark/>
          </w:tcPr>
          <w:p w14:paraId="7EB6EC80"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lang w:bidi="bn-IN"/>
                <w14:ligatures w14:val="none"/>
              </w:rPr>
              <w:t>Yes</w:t>
            </w:r>
          </w:p>
        </w:tc>
        <w:tc>
          <w:tcPr>
            <w:tcW w:w="1349" w:type="pct"/>
            <w:tcBorders>
              <w:top w:val="nil"/>
              <w:left w:val="nil"/>
              <w:bottom w:val="single" w:sz="8" w:space="0" w:color="auto"/>
              <w:right w:val="single" w:sz="8" w:space="0" w:color="auto"/>
            </w:tcBorders>
            <w:vAlign w:val="center"/>
            <w:hideMark/>
          </w:tcPr>
          <w:p w14:paraId="4A9BE3F5"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47"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94.2 (93.0, 95.2)</w:t>
            </w:r>
          </w:p>
        </w:tc>
        <w:tc>
          <w:tcPr>
            <w:tcW w:w="1433" w:type="pct"/>
            <w:tcBorders>
              <w:top w:val="nil"/>
              <w:left w:val="nil"/>
              <w:bottom w:val="single" w:sz="8" w:space="0" w:color="auto"/>
              <w:right w:val="single" w:sz="8" w:space="0" w:color="auto"/>
            </w:tcBorders>
            <w:vAlign w:val="center"/>
            <w:hideMark/>
          </w:tcPr>
          <w:p w14:paraId="598518C7"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48"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96.7 (94.1, 98.2)</w:t>
            </w:r>
          </w:p>
        </w:tc>
        <w:tc>
          <w:tcPr>
            <w:tcW w:w="200" w:type="pct"/>
            <w:vAlign w:val="center"/>
            <w:hideMark/>
          </w:tcPr>
          <w:p w14:paraId="62145DE9"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071C22C0" w14:textId="77777777" w:rsidTr="00873461">
        <w:trPr>
          <w:trHeight w:val="70"/>
        </w:trPr>
        <w:tc>
          <w:tcPr>
            <w:tcW w:w="2018" w:type="pct"/>
            <w:tcBorders>
              <w:top w:val="nil"/>
              <w:left w:val="single" w:sz="8" w:space="0" w:color="auto"/>
              <w:bottom w:val="single" w:sz="8" w:space="0" w:color="auto"/>
              <w:right w:val="single" w:sz="8" w:space="0" w:color="auto"/>
            </w:tcBorders>
            <w:vAlign w:val="center"/>
            <w:hideMark/>
          </w:tcPr>
          <w:p w14:paraId="044DF0A6"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Internet use</w:t>
            </w:r>
            <w:r w:rsidRPr="004B4562">
              <w:rPr>
                <w:rFonts w:ascii="Times New Roman" w:eastAsia="Times New Roman" w:hAnsi="Times New Roman" w:cs="Times New Roman"/>
                <w:b/>
                <w:bCs/>
                <w:color w:val="000000"/>
                <w:kern w:val="0"/>
                <w:lang w:bidi="bn-IN"/>
                <w14:ligatures w14:val="none"/>
              </w:rPr>
              <w:t xml:space="preserve"> status</w:t>
            </w:r>
          </w:p>
        </w:tc>
        <w:tc>
          <w:tcPr>
            <w:tcW w:w="1349" w:type="pct"/>
            <w:tcBorders>
              <w:top w:val="nil"/>
              <w:left w:val="nil"/>
              <w:bottom w:val="single" w:sz="8" w:space="0" w:color="auto"/>
              <w:right w:val="single" w:sz="8" w:space="0" w:color="auto"/>
            </w:tcBorders>
            <w:vAlign w:val="center"/>
            <w:hideMark/>
          </w:tcPr>
          <w:p w14:paraId="3D15BF6F" w14:textId="0059A8B2"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49"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065DE8D5" w14:textId="47AA702C"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50" w:author="Md Salek" w:date="2026-04-05T00:46:00Z" w16du:dateUtc="2026-04-04T18:46:00Z">
                <w:pPr>
                  <w:spacing w:after="0" w:line="240" w:lineRule="auto"/>
                </w:pPr>
              </w:pPrChange>
            </w:pPr>
          </w:p>
        </w:tc>
        <w:tc>
          <w:tcPr>
            <w:tcW w:w="200" w:type="pct"/>
            <w:vAlign w:val="center"/>
            <w:hideMark/>
          </w:tcPr>
          <w:p w14:paraId="5BB9EF3F"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796794EE"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5D6DD193"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No internet use</w:t>
            </w:r>
          </w:p>
        </w:tc>
        <w:tc>
          <w:tcPr>
            <w:tcW w:w="1349" w:type="pct"/>
            <w:tcBorders>
              <w:top w:val="nil"/>
              <w:left w:val="nil"/>
              <w:bottom w:val="single" w:sz="8" w:space="0" w:color="auto"/>
              <w:right w:val="single" w:sz="8" w:space="0" w:color="auto"/>
            </w:tcBorders>
            <w:vAlign w:val="center"/>
            <w:hideMark/>
          </w:tcPr>
          <w:p w14:paraId="590DEC96"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51"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19.6 (17.7, 21.6)</w:t>
            </w:r>
          </w:p>
        </w:tc>
        <w:tc>
          <w:tcPr>
            <w:tcW w:w="1433" w:type="pct"/>
            <w:tcBorders>
              <w:top w:val="nil"/>
              <w:left w:val="nil"/>
              <w:bottom w:val="single" w:sz="8" w:space="0" w:color="auto"/>
              <w:right w:val="single" w:sz="8" w:space="0" w:color="auto"/>
            </w:tcBorders>
            <w:vAlign w:val="center"/>
            <w:hideMark/>
          </w:tcPr>
          <w:p w14:paraId="063A1DD2"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52"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22.0 (14.7, 31.4)</w:t>
            </w:r>
          </w:p>
        </w:tc>
        <w:tc>
          <w:tcPr>
            <w:tcW w:w="200" w:type="pct"/>
            <w:vAlign w:val="center"/>
            <w:hideMark/>
          </w:tcPr>
          <w:p w14:paraId="7E96C745"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60307D1B" w14:textId="77777777" w:rsidTr="00873461">
        <w:trPr>
          <w:trHeight w:val="97"/>
        </w:trPr>
        <w:tc>
          <w:tcPr>
            <w:tcW w:w="2018" w:type="pct"/>
            <w:tcBorders>
              <w:top w:val="nil"/>
              <w:left w:val="single" w:sz="8" w:space="0" w:color="auto"/>
              <w:bottom w:val="single" w:sz="8" w:space="0" w:color="auto"/>
              <w:right w:val="single" w:sz="8" w:space="0" w:color="auto"/>
            </w:tcBorders>
            <w:vAlign w:val="center"/>
            <w:hideMark/>
          </w:tcPr>
          <w:p w14:paraId="15C959D6"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Internet use last 12 months</w:t>
            </w:r>
          </w:p>
        </w:tc>
        <w:tc>
          <w:tcPr>
            <w:tcW w:w="1349" w:type="pct"/>
            <w:tcBorders>
              <w:top w:val="nil"/>
              <w:left w:val="nil"/>
              <w:bottom w:val="single" w:sz="8" w:space="0" w:color="auto"/>
              <w:right w:val="single" w:sz="8" w:space="0" w:color="auto"/>
            </w:tcBorders>
            <w:vAlign w:val="center"/>
            <w:hideMark/>
          </w:tcPr>
          <w:p w14:paraId="68882574"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53"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80.3 (78.3, 82.2)</w:t>
            </w:r>
          </w:p>
        </w:tc>
        <w:tc>
          <w:tcPr>
            <w:tcW w:w="1433" w:type="pct"/>
            <w:tcBorders>
              <w:top w:val="nil"/>
              <w:left w:val="nil"/>
              <w:bottom w:val="single" w:sz="8" w:space="0" w:color="auto"/>
              <w:right w:val="single" w:sz="8" w:space="0" w:color="auto"/>
            </w:tcBorders>
            <w:vAlign w:val="center"/>
            <w:hideMark/>
          </w:tcPr>
          <w:p w14:paraId="4A11D49E"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54"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77.9 (68.5, 85.2)</w:t>
            </w:r>
          </w:p>
        </w:tc>
        <w:tc>
          <w:tcPr>
            <w:tcW w:w="200" w:type="pct"/>
            <w:vAlign w:val="center"/>
            <w:hideMark/>
          </w:tcPr>
          <w:p w14:paraId="29168672"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2DA92752"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3F3C6FC4" w14:textId="77777777" w:rsidR="00815433" w:rsidRPr="004130C7" w:rsidRDefault="00815433" w:rsidP="00873461">
            <w:pPr>
              <w:spacing w:after="0" w:line="240" w:lineRule="auto"/>
              <w:rPr>
                <w:rFonts w:ascii="Times New Roman" w:eastAsia="Times New Roman" w:hAnsi="Times New Roman" w:cs="Times New Roman"/>
                <w:b/>
                <w:bCs/>
                <w:color w:val="000000"/>
                <w:kern w:val="0"/>
                <w14:ligatures w14:val="none"/>
              </w:rPr>
            </w:pPr>
            <w:r w:rsidRPr="004130C7">
              <w:rPr>
                <w:rFonts w:ascii="Times New Roman" w:eastAsia="Times New Roman" w:hAnsi="Times New Roman" w:cs="Times New Roman"/>
                <w:b/>
                <w:bCs/>
                <w:color w:val="000000"/>
                <w:kern w:val="0"/>
                <w:lang w:bidi="bn-IN"/>
                <w14:ligatures w14:val="none"/>
              </w:rPr>
              <w:t>Household materials</w:t>
            </w:r>
          </w:p>
        </w:tc>
        <w:tc>
          <w:tcPr>
            <w:tcW w:w="1349" w:type="pct"/>
            <w:tcBorders>
              <w:top w:val="nil"/>
              <w:left w:val="nil"/>
              <w:bottom w:val="single" w:sz="8" w:space="0" w:color="auto"/>
              <w:right w:val="single" w:sz="8" w:space="0" w:color="auto"/>
            </w:tcBorders>
            <w:vAlign w:val="center"/>
            <w:hideMark/>
          </w:tcPr>
          <w:p w14:paraId="0C988ED1" w14:textId="0AA95E8D"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55" w:author="Md Salek" w:date="2026-04-05T00:46:00Z" w16du:dateUtc="2026-04-04T18:46:00Z">
                <w:pPr>
                  <w:spacing w:after="0" w:line="240" w:lineRule="auto"/>
                </w:pPr>
              </w:pPrChange>
            </w:pPr>
          </w:p>
        </w:tc>
        <w:tc>
          <w:tcPr>
            <w:tcW w:w="1433" w:type="pct"/>
            <w:tcBorders>
              <w:top w:val="nil"/>
              <w:left w:val="nil"/>
              <w:bottom w:val="single" w:sz="8" w:space="0" w:color="auto"/>
              <w:right w:val="single" w:sz="8" w:space="0" w:color="auto"/>
            </w:tcBorders>
            <w:vAlign w:val="center"/>
            <w:hideMark/>
          </w:tcPr>
          <w:p w14:paraId="53ABAEE2" w14:textId="709E1F46"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56" w:author="Md Salek" w:date="2026-04-05T00:46:00Z" w16du:dateUtc="2026-04-04T18:46:00Z">
                <w:pPr>
                  <w:spacing w:after="0" w:line="240" w:lineRule="auto"/>
                </w:pPr>
              </w:pPrChange>
            </w:pPr>
          </w:p>
        </w:tc>
        <w:tc>
          <w:tcPr>
            <w:tcW w:w="200" w:type="pct"/>
            <w:vAlign w:val="center"/>
            <w:hideMark/>
          </w:tcPr>
          <w:p w14:paraId="7C60EE76"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21080D1B"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4D563168"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Unimproved</w:t>
            </w:r>
          </w:p>
        </w:tc>
        <w:tc>
          <w:tcPr>
            <w:tcW w:w="1349" w:type="pct"/>
            <w:tcBorders>
              <w:top w:val="nil"/>
              <w:left w:val="nil"/>
              <w:bottom w:val="single" w:sz="8" w:space="0" w:color="auto"/>
              <w:right w:val="single" w:sz="8" w:space="0" w:color="auto"/>
            </w:tcBorders>
            <w:vAlign w:val="center"/>
            <w:hideMark/>
          </w:tcPr>
          <w:p w14:paraId="7EB23A98"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57"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17.0 (14.9, 19.2)</w:t>
            </w:r>
          </w:p>
        </w:tc>
        <w:tc>
          <w:tcPr>
            <w:tcW w:w="1433" w:type="pct"/>
            <w:tcBorders>
              <w:top w:val="nil"/>
              <w:left w:val="nil"/>
              <w:bottom w:val="single" w:sz="8" w:space="0" w:color="auto"/>
              <w:right w:val="single" w:sz="8" w:space="0" w:color="auto"/>
            </w:tcBorders>
            <w:vAlign w:val="center"/>
            <w:hideMark/>
          </w:tcPr>
          <w:p w14:paraId="167ED4EE"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58"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11.5 (7.8, 16.7)</w:t>
            </w:r>
          </w:p>
        </w:tc>
        <w:tc>
          <w:tcPr>
            <w:tcW w:w="200" w:type="pct"/>
            <w:vAlign w:val="center"/>
            <w:hideMark/>
          </w:tcPr>
          <w:p w14:paraId="1ABB5DBE"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r w:rsidR="00815433" w:rsidRPr="004130C7" w14:paraId="3CD89B89" w14:textId="77777777" w:rsidTr="00873461">
        <w:trPr>
          <w:trHeight w:val="48"/>
        </w:trPr>
        <w:tc>
          <w:tcPr>
            <w:tcW w:w="2018" w:type="pct"/>
            <w:tcBorders>
              <w:top w:val="nil"/>
              <w:left w:val="single" w:sz="8" w:space="0" w:color="auto"/>
              <w:bottom w:val="single" w:sz="8" w:space="0" w:color="auto"/>
              <w:right w:val="single" w:sz="8" w:space="0" w:color="auto"/>
            </w:tcBorders>
            <w:vAlign w:val="center"/>
            <w:hideMark/>
          </w:tcPr>
          <w:p w14:paraId="4CEB786F" w14:textId="77777777" w:rsidR="00815433" w:rsidRPr="004130C7" w:rsidRDefault="00815433" w:rsidP="00873461">
            <w:pPr>
              <w:spacing w:after="0" w:line="240" w:lineRule="auto"/>
              <w:rPr>
                <w:rFonts w:ascii="Times New Roman" w:eastAsia="Times New Roman" w:hAnsi="Times New Roman" w:cs="Times New Roman"/>
                <w:color w:val="000000"/>
                <w:kern w:val="0"/>
                <w14:ligatures w14:val="none"/>
              </w:rPr>
            </w:pPr>
            <w:r w:rsidRPr="004130C7">
              <w:rPr>
                <w:rFonts w:ascii="Times New Roman" w:eastAsia="Times New Roman" w:hAnsi="Times New Roman" w:cs="Times New Roman"/>
                <w:color w:val="000000"/>
                <w:kern w:val="0"/>
                <w:lang w:bidi="bn-IN"/>
                <w14:ligatures w14:val="none"/>
              </w:rPr>
              <w:t>Improved</w:t>
            </w:r>
          </w:p>
        </w:tc>
        <w:tc>
          <w:tcPr>
            <w:tcW w:w="1349" w:type="pct"/>
            <w:tcBorders>
              <w:top w:val="nil"/>
              <w:left w:val="nil"/>
              <w:bottom w:val="single" w:sz="8" w:space="0" w:color="auto"/>
              <w:right w:val="single" w:sz="8" w:space="0" w:color="auto"/>
            </w:tcBorders>
            <w:vAlign w:val="center"/>
            <w:hideMark/>
          </w:tcPr>
          <w:p w14:paraId="007819F0"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59"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82.9 (80.7, 85.0)</w:t>
            </w:r>
          </w:p>
        </w:tc>
        <w:tc>
          <w:tcPr>
            <w:tcW w:w="1433" w:type="pct"/>
            <w:tcBorders>
              <w:top w:val="nil"/>
              <w:left w:val="nil"/>
              <w:bottom w:val="single" w:sz="8" w:space="0" w:color="auto"/>
              <w:right w:val="single" w:sz="8" w:space="0" w:color="auto"/>
            </w:tcBorders>
            <w:vAlign w:val="center"/>
            <w:hideMark/>
          </w:tcPr>
          <w:p w14:paraId="1A87B6F9" w14:textId="77777777" w:rsidR="00815433" w:rsidRPr="004130C7" w:rsidRDefault="00815433">
            <w:pPr>
              <w:spacing w:after="0" w:line="240" w:lineRule="auto"/>
              <w:jc w:val="center"/>
              <w:rPr>
                <w:rFonts w:ascii="Times New Roman" w:eastAsia="Times New Roman" w:hAnsi="Times New Roman" w:cs="Times New Roman"/>
                <w:color w:val="000000"/>
                <w:kern w:val="0"/>
                <w14:ligatures w14:val="none"/>
              </w:rPr>
              <w:pPrChange w:id="460" w:author="Md Salek" w:date="2026-04-05T00:46:00Z" w16du:dateUtc="2026-04-04T18:46:00Z">
                <w:pPr>
                  <w:spacing w:after="0" w:line="240" w:lineRule="auto"/>
                </w:pPr>
              </w:pPrChange>
            </w:pPr>
            <w:r w:rsidRPr="004130C7">
              <w:rPr>
                <w:rFonts w:ascii="Times New Roman" w:eastAsia="Times New Roman" w:hAnsi="Times New Roman" w:cs="Times New Roman"/>
                <w:color w:val="000000"/>
                <w:kern w:val="0"/>
                <w:lang w:bidi="bn-IN"/>
                <w14:ligatures w14:val="none"/>
              </w:rPr>
              <w:t>88.4 (83.2, 92.1)</w:t>
            </w:r>
          </w:p>
        </w:tc>
        <w:tc>
          <w:tcPr>
            <w:tcW w:w="200" w:type="pct"/>
            <w:vAlign w:val="center"/>
            <w:hideMark/>
          </w:tcPr>
          <w:p w14:paraId="63833D6E" w14:textId="77777777" w:rsidR="00815433" w:rsidRPr="004130C7" w:rsidRDefault="00815433" w:rsidP="00873461">
            <w:pPr>
              <w:spacing w:after="0" w:line="240" w:lineRule="auto"/>
              <w:rPr>
                <w:rFonts w:ascii="Times New Roman" w:eastAsia="Times New Roman" w:hAnsi="Times New Roman" w:cs="Times New Roman"/>
                <w:kern w:val="0"/>
                <w:sz w:val="20"/>
                <w:szCs w:val="20"/>
                <w14:ligatures w14:val="none"/>
              </w:rPr>
            </w:pPr>
          </w:p>
        </w:tc>
      </w:tr>
    </w:tbl>
    <w:p w14:paraId="37D2D4D5" w14:textId="77777777" w:rsidR="00E56C90" w:rsidRPr="00AC1A93" w:rsidRDefault="00E56C90" w:rsidP="00E56C90">
      <w:pPr>
        <w:rPr>
          <w:rFonts w:ascii="Times New Roman" w:hAnsi="Times New Roman" w:cs="Times New Roman"/>
        </w:rPr>
      </w:pPr>
    </w:p>
    <w:p w14:paraId="166EA55A" w14:textId="77777777" w:rsidR="00E56C90" w:rsidRDefault="00E56C90" w:rsidP="00CD1BD0">
      <w:pPr>
        <w:spacing w:line="480" w:lineRule="auto"/>
        <w:jc w:val="both"/>
        <w:rPr>
          <w:rFonts w:ascii="Times New Roman" w:hAnsi="Times New Roman" w:cs="Times New Roman"/>
          <w:sz w:val="22"/>
          <w:szCs w:val="22"/>
        </w:rPr>
      </w:pPr>
    </w:p>
    <w:p w14:paraId="44325DB6" w14:textId="77777777" w:rsidR="002E3B07" w:rsidRDefault="002E3B07" w:rsidP="00CD1BD0">
      <w:pPr>
        <w:spacing w:line="480" w:lineRule="auto"/>
        <w:jc w:val="both"/>
        <w:rPr>
          <w:rFonts w:ascii="Times New Roman" w:hAnsi="Times New Roman" w:cs="Times New Roman"/>
          <w:sz w:val="22"/>
          <w:szCs w:val="22"/>
        </w:rPr>
      </w:pPr>
    </w:p>
    <w:p w14:paraId="4B80867D" w14:textId="77777777" w:rsidR="002E3B07" w:rsidRDefault="002E3B07" w:rsidP="002E3B07"/>
    <w:p w14:paraId="4179F711" w14:textId="688A7B37" w:rsidR="002E3B07" w:rsidRPr="002E3B07" w:rsidRDefault="002E3B07" w:rsidP="002E3B07">
      <w:pPr>
        <w:pStyle w:val="Caption"/>
        <w:keepNext/>
        <w:rPr>
          <w:rFonts w:ascii="Times New Roman" w:hAnsi="Times New Roman" w:cs="Times New Roman"/>
          <w:b/>
          <w:bCs/>
          <w:i w:val="0"/>
          <w:iCs w:val="0"/>
          <w:sz w:val="24"/>
          <w:szCs w:val="24"/>
        </w:rPr>
      </w:pPr>
      <w:bookmarkStart w:id="461" w:name="_Ref219312054"/>
      <w:r w:rsidRPr="002E3B07">
        <w:rPr>
          <w:rFonts w:ascii="Times New Roman" w:hAnsi="Times New Roman" w:cs="Times New Roman"/>
          <w:b/>
          <w:bCs/>
          <w:i w:val="0"/>
          <w:iCs w:val="0"/>
          <w:sz w:val="24"/>
          <w:szCs w:val="24"/>
        </w:rPr>
        <w:t xml:space="preserve">Table </w:t>
      </w:r>
      <w:r w:rsidRPr="002E3B07">
        <w:rPr>
          <w:rFonts w:ascii="Times New Roman" w:hAnsi="Times New Roman" w:cs="Times New Roman"/>
          <w:b/>
          <w:bCs/>
          <w:i w:val="0"/>
          <w:iCs w:val="0"/>
          <w:sz w:val="24"/>
          <w:szCs w:val="24"/>
        </w:rPr>
        <w:fldChar w:fldCharType="begin"/>
      </w:r>
      <w:r w:rsidRPr="002E3B07">
        <w:rPr>
          <w:rFonts w:ascii="Times New Roman" w:hAnsi="Times New Roman" w:cs="Times New Roman"/>
          <w:b/>
          <w:bCs/>
          <w:i w:val="0"/>
          <w:iCs w:val="0"/>
          <w:sz w:val="24"/>
          <w:szCs w:val="24"/>
        </w:rPr>
        <w:instrText xml:space="preserve"> SEQ Table \* ARABIC </w:instrText>
      </w:r>
      <w:r w:rsidRPr="002E3B07">
        <w:rPr>
          <w:rFonts w:ascii="Times New Roman" w:hAnsi="Times New Roman" w:cs="Times New Roman"/>
          <w:b/>
          <w:bCs/>
          <w:i w:val="0"/>
          <w:iCs w:val="0"/>
          <w:sz w:val="24"/>
          <w:szCs w:val="24"/>
        </w:rPr>
        <w:fldChar w:fldCharType="separate"/>
      </w:r>
      <w:r w:rsidRPr="002E3B07">
        <w:rPr>
          <w:rFonts w:ascii="Times New Roman" w:hAnsi="Times New Roman" w:cs="Times New Roman"/>
          <w:b/>
          <w:bCs/>
          <w:i w:val="0"/>
          <w:iCs w:val="0"/>
          <w:noProof/>
          <w:sz w:val="24"/>
          <w:szCs w:val="24"/>
        </w:rPr>
        <w:t>2</w:t>
      </w:r>
      <w:r w:rsidRPr="002E3B07">
        <w:rPr>
          <w:rFonts w:ascii="Times New Roman" w:hAnsi="Times New Roman" w:cs="Times New Roman"/>
          <w:b/>
          <w:bCs/>
          <w:i w:val="0"/>
          <w:iCs w:val="0"/>
          <w:sz w:val="24"/>
          <w:szCs w:val="24"/>
        </w:rPr>
        <w:fldChar w:fldCharType="end"/>
      </w:r>
      <w:bookmarkEnd w:id="461"/>
      <w:r w:rsidRPr="002E3B07">
        <w:rPr>
          <w:rFonts w:ascii="Times New Roman" w:hAnsi="Times New Roman" w:cs="Times New Roman"/>
          <w:b/>
          <w:bCs/>
          <w:i w:val="0"/>
          <w:iCs w:val="0"/>
          <w:sz w:val="24"/>
          <w:szCs w:val="24"/>
        </w:rPr>
        <w:t>:Associations Between Decision Making Autonomy and Depression Symptoms (N= 3,297, N1 Rural= 2,086, N2 Urban =1,211)</w:t>
      </w:r>
    </w:p>
    <w:tbl>
      <w:tblPr>
        <w:tblW w:w="5000" w:type="pct"/>
        <w:tblLook w:val="04A0" w:firstRow="1" w:lastRow="0" w:firstColumn="1" w:lastColumn="0" w:noHBand="0" w:noVBand="1"/>
      </w:tblPr>
      <w:tblGrid>
        <w:gridCol w:w="1973"/>
        <w:gridCol w:w="2430"/>
        <w:gridCol w:w="1976"/>
        <w:gridCol w:w="1532"/>
        <w:gridCol w:w="1429"/>
      </w:tblGrid>
      <w:tr w:rsidR="00815433" w:rsidRPr="00CB2995" w14:paraId="10E0B4BB" w14:textId="77777777" w:rsidTr="00873461">
        <w:trPr>
          <w:trHeight w:val="48"/>
        </w:trPr>
        <w:tc>
          <w:tcPr>
            <w:tcW w:w="1056" w:type="pct"/>
            <w:tcBorders>
              <w:top w:val="single" w:sz="8" w:space="0" w:color="auto"/>
              <w:left w:val="single" w:sz="8" w:space="0" w:color="auto"/>
              <w:bottom w:val="single" w:sz="8" w:space="0" w:color="auto"/>
              <w:right w:val="single" w:sz="8" w:space="0" w:color="auto"/>
            </w:tcBorders>
            <w:vAlign w:val="center"/>
            <w:hideMark/>
          </w:tcPr>
          <w:p w14:paraId="3E3C32E4" w14:textId="77777777" w:rsidR="00815433" w:rsidRPr="00CB2995" w:rsidRDefault="00815433" w:rsidP="00873461">
            <w:pPr>
              <w:spacing w:after="0" w:line="240" w:lineRule="auto"/>
              <w:jc w:val="center"/>
              <w:rPr>
                <w:rFonts w:ascii="Times New Roman" w:eastAsia="Times New Roman" w:hAnsi="Times New Roman" w:cs="Times New Roman"/>
                <w:b/>
                <w:bCs/>
                <w:color w:val="000000"/>
                <w:kern w:val="0"/>
                <w14:ligatures w14:val="none"/>
              </w:rPr>
            </w:pPr>
            <w:r w:rsidRPr="00CB2995">
              <w:rPr>
                <w:rFonts w:ascii="Times New Roman" w:eastAsia="Times New Roman" w:hAnsi="Times New Roman" w:cs="Times New Roman"/>
                <w:b/>
                <w:bCs/>
                <w:color w:val="000000"/>
                <w:kern w:val="0"/>
                <w14:ligatures w14:val="none"/>
              </w:rPr>
              <w:t>Characteristics</w:t>
            </w:r>
          </w:p>
        </w:tc>
        <w:tc>
          <w:tcPr>
            <w:tcW w:w="3944" w:type="pct"/>
            <w:gridSpan w:val="4"/>
            <w:tcBorders>
              <w:top w:val="single" w:sz="8" w:space="0" w:color="auto"/>
              <w:left w:val="nil"/>
              <w:bottom w:val="single" w:sz="8" w:space="0" w:color="auto"/>
              <w:right w:val="single" w:sz="8" w:space="0" w:color="000000"/>
            </w:tcBorders>
            <w:vAlign w:val="center"/>
            <w:hideMark/>
          </w:tcPr>
          <w:p w14:paraId="2679272D" w14:textId="77777777" w:rsidR="00815433" w:rsidRPr="00CB2995" w:rsidRDefault="00815433" w:rsidP="00873461">
            <w:pPr>
              <w:spacing w:after="0" w:line="240" w:lineRule="auto"/>
              <w:jc w:val="center"/>
              <w:rPr>
                <w:rFonts w:ascii="Times New Roman" w:eastAsia="Times New Roman" w:hAnsi="Times New Roman" w:cs="Times New Roman"/>
                <w:b/>
                <w:bCs/>
                <w:color w:val="000000"/>
                <w:kern w:val="0"/>
                <w14:ligatures w14:val="none"/>
              </w:rPr>
            </w:pPr>
            <w:r w:rsidRPr="00CB2995">
              <w:rPr>
                <w:rFonts w:ascii="Times New Roman" w:eastAsia="Times New Roman" w:hAnsi="Times New Roman" w:cs="Times New Roman"/>
                <w:b/>
                <w:bCs/>
                <w:color w:val="000000"/>
                <w:kern w:val="0"/>
                <w14:ligatures w14:val="none"/>
              </w:rPr>
              <w:t>Depression (PHQ-9 ≥10)</w:t>
            </w:r>
          </w:p>
        </w:tc>
      </w:tr>
      <w:tr w:rsidR="00815433" w:rsidRPr="00CB2995" w14:paraId="55199ABE" w14:textId="77777777" w:rsidTr="00873461">
        <w:trPr>
          <w:trHeight w:val="187"/>
        </w:trPr>
        <w:tc>
          <w:tcPr>
            <w:tcW w:w="1056" w:type="pct"/>
            <w:tcBorders>
              <w:top w:val="nil"/>
              <w:left w:val="single" w:sz="8" w:space="0" w:color="auto"/>
              <w:bottom w:val="single" w:sz="8" w:space="0" w:color="auto"/>
              <w:right w:val="single" w:sz="8" w:space="0" w:color="auto"/>
            </w:tcBorders>
            <w:hideMark/>
          </w:tcPr>
          <w:p w14:paraId="17821312" w14:textId="77777777" w:rsidR="00815433" w:rsidRPr="00CB2995" w:rsidRDefault="00815433" w:rsidP="00873461">
            <w:pPr>
              <w:spacing w:after="0" w:line="240" w:lineRule="auto"/>
              <w:rPr>
                <w:rFonts w:ascii="Calibri" w:eastAsia="Times New Roman" w:hAnsi="Calibri" w:cs="Calibri"/>
                <w:color w:val="000000"/>
                <w:kern w:val="0"/>
                <w14:ligatures w14:val="none"/>
              </w:rPr>
            </w:pPr>
            <w:r w:rsidRPr="00CB2995">
              <w:rPr>
                <w:rFonts w:ascii="Calibri" w:eastAsia="Times New Roman" w:hAnsi="Calibri" w:cs="Calibri"/>
                <w:color w:val="000000"/>
                <w:kern w:val="0"/>
                <w14:ligatures w14:val="none"/>
              </w:rPr>
              <w:t> </w:t>
            </w:r>
          </w:p>
        </w:tc>
        <w:tc>
          <w:tcPr>
            <w:tcW w:w="1301" w:type="pct"/>
            <w:tcBorders>
              <w:top w:val="nil"/>
              <w:left w:val="nil"/>
              <w:bottom w:val="single" w:sz="8" w:space="0" w:color="auto"/>
              <w:right w:val="single" w:sz="8" w:space="0" w:color="auto"/>
            </w:tcBorders>
            <w:vAlign w:val="center"/>
            <w:hideMark/>
          </w:tcPr>
          <w:p w14:paraId="742268A9" w14:textId="79972836" w:rsidR="00815433" w:rsidRPr="00CB2995" w:rsidRDefault="00815433" w:rsidP="00873461">
            <w:pPr>
              <w:spacing w:after="0" w:line="240" w:lineRule="auto"/>
              <w:jc w:val="both"/>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C</w:t>
            </w:r>
            <w:r w:rsidRPr="00CB2995">
              <w:rPr>
                <w:rFonts w:ascii="Times New Roman" w:eastAsia="Times New Roman" w:hAnsi="Times New Roman" w:cs="Times New Roman"/>
                <w:b/>
                <w:bCs/>
                <w:color w:val="000000"/>
                <w:kern w:val="0"/>
                <w14:ligatures w14:val="none"/>
              </w:rPr>
              <w:t>OR (95% CI)</w:t>
            </w:r>
            <w:ins w:id="462" w:author="Md Salek" w:date="2026-04-05T00:59:00Z" w16du:dateUtc="2026-04-04T18:59:00Z">
              <w:r w:rsidR="009378C5">
                <w:rPr>
                  <w:rFonts w:ascii="Times New Roman" w:eastAsia="Times New Roman" w:hAnsi="Times New Roman" w:cs="Times New Roman"/>
                  <w:b/>
                  <w:bCs/>
                  <w:color w:val="000000"/>
                  <w:kern w:val="0"/>
                  <w14:ligatures w14:val="none"/>
                </w:rPr>
                <w:t>,</w:t>
              </w:r>
            </w:ins>
            <w:r w:rsidRPr="00CB2995">
              <w:rPr>
                <w:rFonts w:ascii="Times New Roman" w:eastAsia="Times New Roman" w:hAnsi="Times New Roman" w:cs="Times New Roman"/>
                <w:b/>
                <w:bCs/>
                <w:color w:val="000000"/>
                <w:kern w:val="0"/>
                <w14:ligatures w14:val="none"/>
              </w:rPr>
              <w:t xml:space="preserve"> p</w:t>
            </w:r>
          </w:p>
        </w:tc>
        <w:tc>
          <w:tcPr>
            <w:tcW w:w="2643" w:type="pct"/>
            <w:gridSpan w:val="3"/>
            <w:tcBorders>
              <w:top w:val="single" w:sz="8" w:space="0" w:color="auto"/>
              <w:left w:val="nil"/>
              <w:bottom w:val="single" w:sz="8" w:space="0" w:color="auto"/>
              <w:right w:val="single" w:sz="8" w:space="0" w:color="000000"/>
            </w:tcBorders>
            <w:vAlign w:val="center"/>
            <w:hideMark/>
          </w:tcPr>
          <w:p w14:paraId="67161467" w14:textId="3802D5FA" w:rsidR="00815433" w:rsidRPr="00CB2995" w:rsidRDefault="00815433" w:rsidP="00873461">
            <w:pPr>
              <w:spacing w:after="0" w:line="240" w:lineRule="auto"/>
              <w:jc w:val="cente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A</w:t>
            </w:r>
            <w:r w:rsidRPr="00CB2995">
              <w:rPr>
                <w:rFonts w:ascii="Times New Roman" w:eastAsia="Times New Roman" w:hAnsi="Times New Roman" w:cs="Times New Roman"/>
                <w:b/>
                <w:bCs/>
                <w:color w:val="000000"/>
                <w:kern w:val="0"/>
                <w14:ligatures w14:val="none"/>
              </w:rPr>
              <w:t>OR (95% CI)</w:t>
            </w:r>
            <w:ins w:id="463" w:author="Md Salek" w:date="2026-04-05T00:59:00Z" w16du:dateUtc="2026-04-04T18:59:00Z">
              <w:r w:rsidR="009378C5">
                <w:rPr>
                  <w:rFonts w:ascii="Times New Roman" w:eastAsia="Times New Roman" w:hAnsi="Times New Roman" w:cs="Times New Roman"/>
                  <w:b/>
                  <w:bCs/>
                  <w:color w:val="000000"/>
                  <w:kern w:val="0"/>
                  <w14:ligatures w14:val="none"/>
                </w:rPr>
                <w:t>,</w:t>
              </w:r>
            </w:ins>
            <w:del w:id="464" w:author="Md Salek" w:date="2026-04-05T00:59:00Z" w16du:dateUtc="2026-04-04T18:59:00Z">
              <w:r w:rsidRPr="00CB2995" w:rsidDel="009378C5">
                <w:rPr>
                  <w:rFonts w:ascii="Times New Roman" w:eastAsia="Times New Roman" w:hAnsi="Times New Roman" w:cs="Times New Roman"/>
                  <w:b/>
                  <w:bCs/>
                  <w:color w:val="000000"/>
                  <w:kern w:val="0"/>
                  <w14:ligatures w14:val="none"/>
                </w:rPr>
                <w:delText xml:space="preserve"> </w:delText>
              </w:r>
            </w:del>
            <w:r w:rsidRPr="00CB2995">
              <w:rPr>
                <w:rFonts w:ascii="Times New Roman" w:eastAsia="Times New Roman" w:hAnsi="Times New Roman" w:cs="Times New Roman"/>
                <w:b/>
                <w:bCs/>
                <w:color w:val="000000"/>
                <w:kern w:val="0"/>
                <w14:ligatures w14:val="none"/>
              </w:rPr>
              <w:t>p</w:t>
            </w:r>
          </w:p>
        </w:tc>
      </w:tr>
      <w:tr w:rsidR="00815433" w:rsidRPr="00CB2995" w14:paraId="43F88F7E" w14:textId="77777777" w:rsidTr="00873461">
        <w:trPr>
          <w:trHeight w:val="331"/>
        </w:trPr>
        <w:tc>
          <w:tcPr>
            <w:tcW w:w="1056" w:type="pct"/>
            <w:tcBorders>
              <w:top w:val="nil"/>
              <w:left w:val="single" w:sz="8" w:space="0" w:color="auto"/>
              <w:bottom w:val="single" w:sz="8" w:space="0" w:color="auto"/>
              <w:right w:val="single" w:sz="8" w:space="0" w:color="auto"/>
            </w:tcBorders>
            <w:vAlign w:val="center"/>
            <w:hideMark/>
          </w:tcPr>
          <w:p w14:paraId="5252575E" w14:textId="77777777" w:rsidR="00815433" w:rsidRPr="00CB2995" w:rsidRDefault="00815433" w:rsidP="00873461">
            <w:pPr>
              <w:spacing w:after="0" w:line="240" w:lineRule="auto"/>
              <w:jc w:val="both"/>
              <w:rPr>
                <w:rFonts w:ascii="Times New Roman" w:eastAsia="Times New Roman" w:hAnsi="Times New Roman" w:cs="Times New Roman"/>
                <w:b/>
                <w:bCs/>
                <w:color w:val="000000"/>
                <w:kern w:val="0"/>
                <w14:ligatures w14:val="none"/>
              </w:rPr>
            </w:pPr>
            <w:r w:rsidRPr="00CB2995">
              <w:rPr>
                <w:rFonts w:ascii="Times New Roman" w:eastAsia="Times New Roman" w:hAnsi="Times New Roman" w:cs="Times New Roman"/>
                <w:b/>
                <w:bCs/>
                <w:color w:val="000000"/>
                <w:kern w:val="0"/>
                <w14:ligatures w14:val="none"/>
              </w:rPr>
              <w:t>Decision Making Autonomy</w:t>
            </w:r>
          </w:p>
        </w:tc>
        <w:tc>
          <w:tcPr>
            <w:tcW w:w="1301" w:type="pct"/>
            <w:tcBorders>
              <w:top w:val="nil"/>
              <w:left w:val="nil"/>
              <w:bottom w:val="single" w:sz="8" w:space="0" w:color="auto"/>
              <w:right w:val="single" w:sz="8" w:space="0" w:color="auto"/>
            </w:tcBorders>
            <w:vAlign w:val="center"/>
            <w:hideMark/>
          </w:tcPr>
          <w:p w14:paraId="3BEEA404" w14:textId="77777777" w:rsidR="00815433" w:rsidRPr="00CB2995" w:rsidRDefault="00815433" w:rsidP="00873461">
            <w:pPr>
              <w:spacing w:after="0" w:line="240" w:lineRule="auto"/>
              <w:jc w:val="center"/>
              <w:rPr>
                <w:rFonts w:ascii="Times New Roman" w:eastAsia="Times New Roman" w:hAnsi="Times New Roman" w:cs="Times New Roman"/>
                <w:b/>
                <w:bCs/>
                <w:color w:val="000000"/>
                <w:kern w:val="0"/>
                <w14:ligatures w14:val="none"/>
              </w:rPr>
            </w:pPr>
            <w:r w:rsidRPr="00CB2995">
              <w:rPr>
                <w:rFonts w:ascii="Times New Roman" w:eastAsia="Times New Roman" w:hAnsi="Times New Roman" w:cs="Times New Roman"/>
                <w:b/>
                <w:bCs/>
                <w:color w:val="000000"/>
                <w:kern w:val="0"/>
                <w14:ligatures w14:val="none"/>
              </w:rPr>
              <w:t>-</w:t>
            </w:r>
          </w:p>
        </w:tc>
        <w:tc>
          <w:tcPr>
            <w:tcW w:w="1058" w:type="pct"/>
            <w:tcBorders>
              <w:top w:val="nil"/>
              <w:left w:val="nil"/>
              <w:bottom w:val="single" w:sz="8" w:space="0" w:color="auto"/>
              <w:right w:val="single" w:sz="8" w:space="0" w:color="auto"/>
            </w:tcBorders>
            <w:vAlign w:val="center"/>
            <w:hideMark/>
          </w:tcPr>
          <w:p w14:paraId="4D16F263" w14:textId="77777777" w:rsidR="00815433" w:rsidRPr="00CB2995" w:rsidRDefault="00815433" w:rsidP="00873461">
            <w:pPr>
              <w:spacing w:after="0" w:line="240" w:lineRule="auto"/>
              <w:rPr>
                <w:rFonts w:ascii="Times New Roman" w:eastAsia="Times New Roman" w:hAnsi="Times New Roman" w:cs="Times New Roman"/>
                <w:b/>
                <w:bCs/>
                <w:color w:val="000000"/>
                <w:kern w:val="0"/>
                <w14:ligatures w14:val="none"/>
              </w:rPr>
            </w:pPr>
            <w:r w:rsidRPr="00CB2995">
              <w:rPr>
                <w:rFonts w:ascii="Times New Roman" w:eastAsia="Times New Roman" w:hAnsi="Times New Roman" w:cs="Times New Roman"/>
                <w:b/>
                <w:bCs/>
                <w:color w:val="000000"/>
                <w:kern w:val="0"/>
                <w14:ligatures w14:val="none"/>
              </w:rPr>
              <w:t>National Level</w:t>
            </w:r>
          </w:p>
        </w:tc>
        <w:tc>
          <w:tcPr>
            <w:tcW w:w="820" w:type="pct"/>
            <w:tcBorders>
              <w:top w:val="nil"/>
              <w:left w:val="nil"/>
              <w:bottom w:val="single" w:sz="8" w:space="0" w:color="auto"/>
              <w:right w:val="single" w:sz="8" w:space="0" w:color="auto"/>
            </w:tcBorders>
            <w:vAlign w:val="center"/>
            <w:hideMark/>
          </w:tcPr>
          <w:p w14:paraId="045D9E01" w14:textId="77777777" w:rsidR="00815433" w:rsidRPr="00CB2995" w:rsidRDefault="00815433" w:rsidP="00873461">
            <w:pPr>
              <w:spacing w:after="0" w:line="240" w:lineRule="auto"/>
              <w:jc w:val="center"/>
              <w:rPr>
                <w:rFonts w:ascii="Times New Roman" w:eastAsia="Times New Roman" w:hAnsi="Times New Roman" w:cs="Times New Roman"/>
                <w:b/>
                <w:bCs/>
                <w:color w:val="000000"/>
                <w:kern w:val="0"/>
                <w14:ligatures w14:val="none"/>
              </w:rPr>
            </w:pPr>
            <w:r w:rsidRPr="00CB2995">
              <w:rPr>
                <w:rFonts w:ascii="Times New Roman" w:eastAsia="Times New Roman" w:hAnsi="Times New Roman" w:cs="Times New Roman"/>
                <w:b/>
                <w:bCs/>
                <w:color w:val="000000"/>
                <w:kern w:val="0"/>
                <w:szCs w:val="30"/>
                <w:lang w:bidi="bn-IN"/>
                <w14:ligatures w14:val="none"/>
              </w:rPr>
              <w:t>Rural</w:t>
            </w:r>
          </w:p>
        </w:tc>
        <w:tc>
          <w:tcPr>
            <w:tcW w:w="765" w:type="pct"/>
            <w:tcBorders>
              <w:top w:val="nil"/>
              <w:left w:val="nil"/>
              <w:bottom w:val="single" w:sz="8" w:space="0" w:color="auto"/>
              <w:right w:val="single" w:sz="8" w:space="0" w:color="auto"/>
            </w:tcBorders>
            <w:vAlign w:val="center"/>
            <w:hideMark/>
          </w:tcPr>
          <w:p w14:paraId="16833E45" w14:textId="77777777" w:rsidR="00815433" w:rsidRPr="00CB2995" w:rsidRDefault="00815433" w:rsidP="00873461">
            <w:pPr>
              <w:spacing w:after="0" w:line="240" w:lineRule="auto"/>
              <w:jc w:val="center"/>
              <w:rPr>
                <w:rFonts w:ascii="Times New Roman" w:eastAsia="Times New Roman" w:hAnsi="Times New Roman" w:cs="Times New Roman"/>
                <w:b/>
                <w:bCs/>
                <w:color w:val="000000"/>
                <w:kern w:val="0"/>
                <w14:ligatures w14:val="none"/>
              </w:rPr>
            </w:pPr>
            <w:r w:rsidRPr="00CB2995">
              <w:rPr>
                <w:rFonts w:ascii="Times New Roman" w:eastAsia="Times New Roman" w:hAnsi="Times New Roman" w:cs="Times New Roman"/>
                <w:b/>
                <w:bCs/>
                <w:color w:val="000000"/>
                <w:kern w:val="0"/>
                <w:szCs w:val="30"/>
                <w:lang w:bidi="bn-IN"/>
                <w14:ligatures w14:val="none"/>
              </w:rPr>
              <w:t>Urban</w:t>
            </w:r>
          </w:p>
        </w:tc>
      </w:tr>
      <w:tr w:rsidR="00815433" w:rsidRPr="00CB2995" w14:paraId="659E93A8" w14:textId="77777777" w:rsidTr="00873461">
        <w:trPr>
          <w:trHeight w:val="324"/>
        </w:trPr>
        <w:tc>
          <w:tcPr>
            <w:tcW w:w="1056" w:type="pct"/>
            <w:tcBorders>
              <w:top w:val="nil"/>
              <w:left w:val="single" w:sz="8" w:space="0" w:color="auto"/>
              <w:bottom w:val="single" w:sz="8" w:space="0" w:color="auto"/>
              <w:right w:val="single" w:sz="8" w:space="0" w:color="auto"/>
            </w:tcBorders>
            <w:vAlign w:val="center"/>
            <w:hideMark/>
          </w:tcPr>
          <w:p w14:paraId="31A5B7FB" w14:textId="77777777" w:rsidR="00815433" w:rsidRPr="00CB2995" w:rsidRDefault="00815433" w:rsidP="00873461">
            <w:pPr>
              <w:spacing w:after="0" w:line="240" w:lineRule="auto"/>
              <w:jc w:val="both"/>
              <w:rPr>
                <w:rFonts w:ascii="Times New Roman" w:eastAsia="Times New Roman" w:hAnsi="Times New Roman" w:cs="Times New Roman"/>
                <w:color w:val="000000"/>
                <w:kern w:val="0"/>
                <w14:ligatures w14:val="none"/>
              </w:rPr>
            </w:pPr>
            <w:r w:rsidRPr="00CB2995">
              <w:rPr>
                <w:rFonts w:ascii="Times New Roman" w:eastAsia="Times New Roman" w:hAnsi="Times New Roman" w:cs="Times New Roman"/>
                <w:color w:val="000000"/>
                <w:kern w:val="0"/>
                <w14:ligatures w14:val="none"/>
              </w:rPr>
              <w:t>No (Ref)</w:t>
            </w:r>
          </w:p>
        </w:tc>
        <w:tc>
          <w:tcPr>
            <w:tcW w:w="1301" w:type="pct"/>
            <w:tcBorders>
              <w:top w:val="nil"/>
              <w:left w:val="nil"/>
              <w:bottom w:val="single" w:sz="8" w:space="0" w:color="auto"/>
              <w:right w:val="single" w:sz="8" w:space="0" w:color="auto"/>
            </w:tcBorders>
            <w:vAlign w:val="center"/>
            <w:hideMark/>
          </w:tcPr>
          <w:p w14:paraId="3D8FDE8B" w14:textId="77777777" w:rsidR="00815433" w:rsidRPr="00CB2995" w:rsidRDefault="00815433" w:rsidP="00873461">
            <w:pPr>
              <w:spacing w:after="0" w:line="240" w:lineRule="auto"/>
              <w:jc w:val="both"/>
              <w:rPr>
                <w:rFonts w:ascii="Times New Roman" w:eastAsia="Times New Roman" w:hAnsi="Times New Roman" w:cs="Times New Roman"/>
                <w:color w:val="000000"/>
                <w:kern w:val="0"/>
                <w14:ligatures w14:val="none"/>
              </w:rPr>
            </w:pPr>
            <w:r w:rsidRPr="00CB2995">
              <w:rPr>
                <w:rFonts w:ascii="Times New Roman" w:eastAsia="Times New Roman" w:hAnsi="Times New Roman" w:cs="Times New Roman"/>
                <w:color w:val="000000"/>
                <w:kern w:val="0"/>
                <w14:ligatures w14:val="none"/>
              </w:rPr>
              <w:t>1</w:t>
            </w:r>
          </w:p>
        </w:tc>
        <w:tc>
          <w:tcPr>
            <w:tcW w:w="1058" w:type="pct"/>
            <w:tcBorders>
              <w:top w:val="nil"/>
              <w:left w:val="nil"/>
              <w:bottom w:val="single" w:sz="8" w:space="0" w:color="auto"/>
              <w:right w:val="single" w:sz="8" w:space="0" w:color="auto"/>
            </w:tcBorders>
            <w:vAlign w:val="center"/>
            <w:hideMark/>
          </w:tcPr>
          <w:p w14:paraId="5359437A" w14:textId="77777777" w:rsidR="00815433" w:rsidRPr="00CB2995" w:rsidRDefault="00815433" w:rsidP="00873461">
            <w:pPr>
              <w:spacing w:after="0" w:line="240" w:lineRule="auto"/>
              <w:jc w:val="both"/>
              <w:rPr>
                <w:rFonts w:ascii="Times New Roman" w:eastAsia="Times New Roman" w:hAnsi="Times New Roman" w:cs="Times New Roman"/>
                <w:color w:val="000000"/>
                <w:kern w:val="0"/>
                <w14:ligatures w14:val="none"/>
              </w:rPr>
            </w:pPr>
            <w:r w:rsidRPr="00CB2995">
              <w:rPr>
                <w:rFonts w:ascii="Times New Roman" w:eastAsia="Times New Roman" w:hAnsi="Times New Roman" w:cs="Times New Roman"/>
                <w:color w:val="000000"/>
                <w:kern w:val="0"/>
                <w14:ligatures w14:val="none"/>
              </w:rPr>
              <w:t>1</w:t>
            </w:r>
          </w:p>
        </w:tc>
        <w:tc>
          <w:tcPr>
            <w:tcW w:w="820" w:type="pct"/>
            <w:tcBorders>
              <w:top w:val="nil"/>
              <w:left w:val="nil"/>
              <w:bottom w:val="single" w:sz="8" w:space="0" w:color="auto"/>
              <w:right w:val="single" w:sz="8" w:space="0" w:color="auto"/>
            </w:tcBorders>
            <w:vAlign w:val="center"/>
            <w:hideMark/>
          </w:tcPr>
          <w:p w14:paraId="227E7604" w14:textId="77777777" w:rsidR="00815433" w:rsidRPr="00CB2995" w:rsidRDefault="00815433" w:rsidP="00873461">
            <w:pPr>
              <w:spacing w:after="0" w:line="240" w:lineRule="auto"/>
              <w:jc w:val="both"/>
              <w:rPr>
                <w:rFonts w:ascii="Times New Roman" w:eastAsia="Times New Roman" w:hAnsi="Times New Roman" w:cs="Times New Roman"/>
                <w:color w:val="000000"/>
                <w:kern w:val="0"/>
                <w14:ligatures w14:val="none"/>
              </w:rPr>
            </w:pPr>
            <w:r w:rsidRPr="00CB2995">
              <w:rPr>
                <w:rFonts w:ascii="Times New Roman" w:eastAsia="Times New Roman" w:hAnsi="Times New Roman" w:cs="Times New Roman"/>
                <w:color w:val="000000"/>
                <w:kern w:val="0"/>
                <w:szCs w:val="30"/>
                <w:lang w:bidi="bn-IN"/>
                <w14:ligatures w14:val="none"/>
              </w:rPr>
              <w:t>1</w:t>
            </w:r>
          </w:p>
        </w:tc>
        <w:tc>
          <w:tcPr>
            <w:tcW w:w="765" w:type="pct"/>
            <w:tcBorders>
              <w:top w:val="nil"/>
              <w:left w:val="nil"/>
              <w:bottom w:val="single" w:sz="8" w:space="0" w:color="auto"/>
              <w:right w:val="single" w:sz="8" w:space="0" w:color="auto"/>
            </w:tcBorders>
            <w:vAlign w:val="center"/>
            <w:hideMark/>
          </w:tcPr>
          <w:p w14:paraId="688230FF" w14:textId="77777777" w:rsidR="00815433" w:rsidRPr="00CB2995" w:rsidRDefault="00815433" w:rsidP="00873461">
            <w:pPr>
              <w:spacing w:after="0" w:line="240" w:lineRule="auto"/>
              <w:jc w:val="both"/>
              <w:rPr>
                <w:rFonts w:ascii="Times New Roman" w:eastAsia="Times New Roman" w:hAnsi="Times New Roman" w:cs="Times New Roman"/>
                <w:color w:val="000000"/>
                <w:kern w:val="0"/>
                <w14:ligatures w14:val="none"/>
              </w:rPr>
            </w:pPr>
            <w:r w:rsidRPr="00CB2995">
              <w:rPr>
                <w:rFonts w:ascii="Times New Roman" w:eastAsia="Times New Roman" w:hAnsi="Times New Roman" w:cs="Times New Roman"/>
                <w:color w:val="000000"/>
                <w:kern w:val="0"/>
                <w:szCs w:val="30"/>
                <w:lang w:bidi="bn-IN"/>
                <w14:ligatures w14:val="none"/>
              </w:rPr>
              <w:t>1</w:t>
            </w:r>
          </w:p>
        </w:tc>
      </w:tr>
      <w:tr w:rsidR="00815433" w:rsidRPr="00CB2995" w14:paraId="6CD2DBB3" w14:textId="77777777" w:rsidTr="00873461">
        <w:trPr>
          <w:trHeight w:val="223"/>
        </w:trPr>
        <w:tc>
          <w:tcPr>
            <w:tcW w:w="1056" w:type="pct"/>
            <w:tcBorders>
              <w:top w:val="nil"/>
              <w:left w:val="single" w:sz="8" w:space="0" w:color="auto"/>
              <w:bottom w:val="single" w:sz="8" w:space="0" w:color="auto"/>
              <w:right w:val="single" w:sz="8" w:space="0" w:color="auto"/>
            </w:tcBorders>
            <w:vAlign w:val="center"/>
            <w:hideMark/>
          </w:tcPr>
          <w:p w14:paraId="0F9378E3" w14:textId="77777777" w:rsidR="00815433" w:rsidRPr="00CB2995" w:rsidRDefault="00815433" w:rsidP="00873461">
            <w:pPr>
              <w:spacing w:after="0" w:line="240" w:lineRule="auto"/>
              <w:jc w:val="both"/>
              <w:rPr>
                <w:rFonts w:ascii="Times New Roman" w:eastAsia="Times New Roman" w:hAnsi="Times New Roman" w:cs="Times New Roman"/>
                <w:color w:val="000000"/>
                <w:kern w:val="0"/>
                <w14:ligatures w14:val="none"/>
              </w:rPr>
            </w:pPr>
            <w:r w:rsidRPr="00CB2995">
              <w:rPr>
                <w:rFonts w:ascii="Times New Roman" w:eastAsia="Times New Roman" w:hAnsi="Times New Roman" w:cs="Times New Roman"/>
                <w:color w:val="000000"/>
                <w:kern w:val="0"/>
                <w14:ligatures w14:val="none"/>
              </w:rPr>
              <w:t>Yes</w:t>
            </w:r>
          </w:p>
        </w:tc>
        <w:tc>
          <w:tcPr>
            <w:tcW w:w="1301" w:type="pct"/>
            <w:tcBorders>
              <w:top w:val="nil"/>
              <w:left w:val="nil"/>
              <w:bottom w:val="single" w:sz="8" w:space="0" w:color="auto"/>
              <w:right w:val="single" w:sz="8" w:space="0" w:color="auto"/>
            </w:tcBorders>
            <w:vAlign w:val="center"/>
            <w:hideMark/>
          </w:tcPr>
          <w:p w14:paraId="279162AD" w14:textId="753F6BE1" w:rsidR="00815433" w:rsidRPr="00CB2995" w:rsidRDefault="00815433" w:rsidP="00873461">
            <w:pPr>
              <w:spacing w:after="0" w:line="240" w:lineRule="auto"/>
              <w:jc w:val="both"/>
              <w:rPr>
                <w:rFonts w:ascii="Times New Roman" w:eastAsia="Times New Roman" w:hAnsi="Times New Roman" w:cs="Times New Roman"/>
                <w:color w:val="000000"/>
                <w:kern w:val="0"/>
                <w14:ligatures w14:val="none"/>
              </w:rPr>
            </w:pPr>
            <w:r w:rsidRPr="00CB2995">
              <w:rPr>
                <w:rFonts w:ascii="Times New Roman" w:eastAsia="Times New Roman" w:hAnsi="Times New Roman" w:cs="Times New Roman"/>
                <w:color w:val="000000"/>
                <w:kern w:val="0"/>
                <w14:ligatures w14:val="none"/>
              </w:rPr>
              <w:t>0.83 0.56-1.23</w:t>
            </w:r>
            <w:proofErr w:type="gramStart"/>
            <w:r w:rsidRPr="00CB2995">
              <w:rPr>
                <w:rFonts w:ascii="Times New Roman" w:eastAsia="Times New Roman" w:hAnsi="Times New Roman" w:cs="Times New Roman"/>
                <w:color w:val="000000"/>
                <w:kern w:val="0"/>
                <w14:ligatures w14:val="none"/>
              </w:rPr>
              <w:t xml:space="preserve">) </w:t>
            </w:r>
            <w:ins w:id="465" w:author="Md Salek" w:date="2026-04-05T00:59:00Z" w16du:dateUtc="2026-04-04T18:59:00Z">
              <w:r w:rsidR="009378C5">
                <w:rPr>
                  <w:rFonts w:ascii="Times New Roman" w:eastAsia="Times New Roman" w:hAnsi="Times New Roman" w:cs="Times New Roman"/>
                  <w:color w:val="000000"/>
                  <w:kern w:val="0"/>
                  <w14:ligatures w14:val="none"/>
                </w:rPr>
                <w:t>,</w:t>
              </w:r>
            </w:ins>
            <w:proofErr w:type="gramEnd"/>
            <w:ins w:id="466" w:author="Md Salek" w:date="2026-04-05T17:58:00Z" w16du:dateUtc="2026-04-05T11:58:00Z">
              <w:r w:rsidR="00FA3469">
                <w:rPr>
                  <w:rFonts w:ascii="Times New Roman" w:eastAsia="Times New Roman" w:hAnsi="Times New Roman" w:cs="Times New Roman"/>
                  <w:color w:val="000000"/>
                  <w:kern w:val="0"/>
                  <w14:ligatures w14:val="none"/>
                </w:rPr>
                <w:t xml:space="preserve"> </w:t>
              </w:r>
            </w:ins>
            <w:r w:rsidRPr="00CB2995">
              <w:rPr>
                <w:rFonts w:ascii="Times New Roman" w:eastAsia="Times New Roman" w:hAnsi="Times New Roman" w:cs="Times New Roman"/>
                <w:color w:val="000000"/>
                <w:kern w:val="0"/>
                <w14:ligatures w14:val="none"/>
              </w:rPr>
              <w:t>0.368</w:t>
            </w:r>
          </w:p>
        </w:tc>
        <w:tc>
          <w:tcPr>
            <w:tcW w:w="1058" w:type="pct"/>
            <w:tcBorders>
              <w:top w:val="nil"/>
              <w:left w:val="nil"/>
              <w:bottom w:val="single" w:sz="8" w:space="0" w:color="auto"/>
              <w:right w:val="single" w:sz="8" w:space="0" w:color="auto"/>
            </w:tcBorders>
            <w:vAlign w:val="center"/>
            <w:hideMark/>
          </w:tcPr>
          <w:p w14:paraId="0F8341E5" w14:textId="049F0EBC" w:rsidR="00815433" w:rsidRPr="00CB2995" w:rsidRDefault="00815433" w:rsidP="00873461">
            <w:pPr>
              <w:spacing w:after="0" w:line="240" w:lineRule="auto"/>
              <w:jc w:val="both"/>
              <w:rPr>
                <w:rFonts w:ascii="Times New Roman" w:eastAsia="Times New Roman" w:hAnsi="Times New Roman" w:cs="Times New Roman"/>
                <w:color w:val="000000"/>
                <w:kern w:val="0"/>
                <w14:ligatures w14:val="none"/>
              </w:rPr>
            </w:pPr>
            <w:r w:rsidRPr="00CB2995">
              <w:rPr>
                <w:rFonts w:ascii="Times New Roman" w:eastAsia="Times New Roman" w:hAnsi="Times New Roman" w:cs="Times New Roman"/>
                <w:color w:val="000000"/>
                <w:kern w:val="0"/>
                <w14:ligatures w14:val="none"/>
              </w:rPr>
              <w:t>0.63</w:t>
            </w:r>
            <w:ins w:id="467" w:author="Md Salek" w:date="2026-04-05T17:58:00Z" w16du:dateUtc="2026-04-05T11:58:00Z">
              <w:r w:rsidR="00FA3469">
                <w:rPr>
                  <w:rFonts w:ascii="Times New Roman" w:eastAsia="Times New Roman" w:hAnsi="Times New Roman" w:cs="Times New Roman"/>
                  <w:color w:val="000000"/>
                  <w:kern w:val="0"/>
                  <w14:ligatures w14:val="none"/>
                </w:rPr>
                <w:t xml:space="preserve"> </w:t>
              </w:r>
            </w:ins>
            <w:r w:rsidRPr="00CB2995">
              <w:rPr>
                <w:rFonts w:ascii="Times New Roman" w:eastAsia="Times New Roman" w:hAnsi="Times New Roman" w:cs="Times New Roman"/>
                <w:color w:val="000000"/>
                <w:kern w:val="0"/>
                <w14:ligatures w14:val="none"/>
              </w:rPr>
              <w:t>(0.39-0.98)</w:t>
            </w:r>
            <w:ins w:id="468" w:author="Md Salek" w:date="2026-04-05T00:59:00Z" w16du:dateUtc="2026-04-04T18:59:00Z">
              <w:r w:rsidR="009378C5">
                <w:rPr>
                  <w:rFonts w:ascii="Times New Roman" w:eastAsia="Times New Roman" w:hAnsi="Times New Roman" w:cs="Times New Roman"/>
                  <w:color w:val="000000"/>
                  <w:kern w:val="0"/>
                  <w14:ligatures w14:val="none"/>
                </w:rPr>
                <w:t>,</w:t>
              </w:r>
            </w:ins>
            <w:r w:rsidRPr="00CB2995">
              <w:rPr>
                <w:rFonts w:ascii="Times New Roman" w:eastAsia="Times New Roman" w:hAnsi="Times New Roman" w:cs="Times New Roman"/>
                <w:color w:val="000000"/>
                <w:kern w:val="0"/>
                <w14:ligatures w14:val="none"/>
              </w:rPr>
              <w:t xml:space="preserve"> 0.048</w:t>
            </w:r>
          </w:p>
        </w:tc>
        <w:tc>
          <w:tcPr>
            <w:tcW w:w="820" w:type="pct"/>
            <w:tcBorders>
              <w:top w:val="nil"/>
              <w:left w:val="nil"/>
              <w:bottom w:val="single" w:sz="8" w:space="0" w:color="auto"/>
              <w:right w:val="single" w:sz="8" w:space="0" w:color="auto"/>
            </w:tcBorders>
            <w:vAlign w:val="center"/>
            <w:hideMark/>
          </w:tcPr>
          <w:p w14:paraId="3983A6C3" w14:textId="4DD7A51F" w:rsidR="00815433" w:rsidRPr="00CB2995" w:rsidRDefault="00815433" w:rsidP="00873461">
            <w:pPr>
              <w:spacing w:after="0" w:line="240" w:lineRule="auto"/>
              <w:jc w:val="both"/>
              <w:rPr>
                <w:rFonts w:ascii="Times New Roman" w:eastAsia="Times New Roman" w:hAnsi="Times New Roman" w:cs="Times New Roman"/>
                <w:color w:val="000000"/>
                <w:kern w:val="0"/>
                <w14:ligatures w14:val="none"/>
              </w:rPr>
            </w:pPr>
            <w:r w:rsidRPr="00CB2995">
              <w:rPr>
                <w:rFonts w:ascii="Times New Roman" w:eastAsia="Times New Roman" w:hAnsi="Times New Roman" w:cs="Times New Roman"/>
                <w:color w:val="000000"/>
                <w:kern w:val="0"/>
                <w:szCs w:val="30"/>
                <w:lang w:bidi="bn-IN"/>
                <w14:ligatures w14:val="none"/>
              </w:rPr>
              <w:t>0.44</w:t>
            </w:r>
            <w:ins w:id="469" w:author="Md Salek" w:date="2026-04-05T17:58:00Z" w16du:dateUtc="2026-04-05T11:58:00Z">
              <w:r w:rsidR="00FA3469">
                <w:rPr>
                  <w:rFonts w:ascii="Times New Roman" w:eastAsia="Times New Roman" w:hAnsi="Times New Roman" w:cs="Times New Roman"/>
                  <w:color w:val="000000"/>
                  <w:kern w:val="0"/>
                  <w:szCs w:val="30"/>
                  <w:lang w:bidi="bn-IN"/>
                  <w14:ligatures w14:val="none"/>
                </w:rPr>
                <w:t xml:space="preserve"> </w:t>
              </w:r>
            </w:ins>
            <w:r w:rsidRPr="00CB2995">
              <w:rPr>
                <w:rFonts w:ascii="Times New Roman" w:eastAsia="Times New Roman" w:hAnsi="Times New Roman" w:cs="Times New Roman"/>
                <w:color w:val="000000"/>
                <w:kern w:val="0"/>
                <w:szCs w:val="30"/>
                <w:lang w:bidi="bn-IN"/>
                <w14:ligatures w14:val="none"/>
              </w:rPr>
              <w:t>(0.27-0.74</w:t>
            </w:r>
            <w:proofErr w:type="gramStart"/>
            <w:r w:rsidRPr="00CB2995">
              <w:rPr>
                <w:rFonts w:ascii="Times New Roman" w:eastAsia="Times New Roman" w:hAnsi="Times New Roman" w:cs="Times New Roman"/>
                <w:color w:val="000000"/>
                <w:kern w:val="0"/>
                <w:szCs w:val="30"/>
                <w:lang w:bidi="bn-IN"/>
                <w14:ligatures w14:val="none"/>
              </w:rPr>
              <w:t xml:space="preserve">) </w:t>
            </w:r>
            <w:ins w:id="470" w:author="Md Salek" w:date="2026-04-05T00:59:00Z" w16du:dateUtc="2026-04-04T18:59:00Z">
              <w:r w:rsidR="009378C5">
                <w:rPr>
                  <w:rFonts w:ascii="Times New Roman" w:eastAsia="Times New Roman" w:hAnsi="Times New Roman" w:cs="Times New Roman"/>
                  <w:color w:val="000000"/>
                  <w:kern w:val="0"/>
                  <w:szCs w:val="30"/>
                  <w:lang w:bidi="bn-IN"/>
                  <w14:ligatures w14:val="none"/>
                </w:rPr>
                <w:t>,</w:t>
              </w:r>
            </w:ins>
            <w:proofErr w:type="gramEnd"/>
            <w:ins w:id="471" w:author="Md Salek" w:date="2026-04-05T17:58:00Z" w16du:dateUtc="2026-04-05T11:58:00Z">
              <w:r w:rsidR="00FA3469">
                <w:rPr>
                  <w:rFonts w:ascii="Times New Roman" w:eastAsia="Times New Roman" w:hAnsi="Times New Roman" w:cs="Times New Roman"/>
                  <w:color w:val="000000"/>
                  <w:kern w:val="0"/>
                  <w:szCs w:val="30"/>
                  <w:lang w:bidi="bn-IN"/>
                  <w14:ligatures w14:val="none"/>
                </w:rPr>
                <w:t xml:space="preserve"> </w:t>
              </w:r>
            </w:ins>
            <w:r w:rsidRPr="00CB2995">
              <w:rPr>
                <w:rFonts w:ascii="Times New Roman" w:eastAsia="Times New Roman" w:hAnsi="Times New Roman" w:cs="Times New Roman"/>
                <w:color w:val="000000"/>
                <w:kern w:val="0"/>
                <w:szCs w:val="30"/>
                <w:lang w:bidi="bn-IN"/>
                <w14:ligatures w14:val="none"/>
              </w:rPr>
              <w:t>0.002</w:t>
            </w:r>
          </w:p>
        </w:tc>
        <w:tc>
          <w:tcPr>
            <w:tcW w:w="765" w:type="pct"/>
            <w:tcBorders>
              <w:top w:val="nil"/>
              <w:left w:val="nil"/>
              <w:bottom w:val="single" w:sz="8" w:space="0" w:color="auto"/>
              <w:right w:val="single" w:sz="8" w:space="0" w:color="auto"/>
            </w:tcBorders>
            <w:vAlign w:val="center"/>
            <w:hideMark/>
          </w:tcPr>
          <w:p w14:paraId="0AA16601" w14:textId="5B588AD5" w:rsidR="00815433" w:rsidRPr="00CB2995" w:rsidRDefault="00815433" w:rsidP="00873461">
            <w:pPr>
              <w:spacing w:after="0" w:line="240" w:lineRule="auto"/>
              <w:jc w:val="both"/>
              <w:rPr>
                <w:rFonts w:ascii="Times New Roman" w:eastAsia="Times New Roman" w:hAnsi="Times New Roman" w:cs="Times New Roman"/>
                <w:color w:val="000000"/>
                <w:kern w:val="0"/>
                <w14:ligatures w14:val="none"/>
              </w:rPr>
            </w:pPr>
            <w:r w:rsidRPr="00CB2995">
              <w:rPr>
                <w:rFonts w:ascii="Times New Roman" w:eastAsia="Times New Roman" w:hAnsi="Times New Roman" w:cs="Times New Roman"/>
                <w:color w:val="000000"/>
                <w:kern w:val="0"/>
                <w:szCs w:val="30"/>
                <w:lang w:bidi="bn-IN"/>
                <w14:ligatures w14:val="none"/>
              </w:rPr>
              <w:t>0.88 (0.39-1.97</w:t>
            </w:r>
            <w:proofErr w:type="gramStart"/>
            <w:r w:rsidRPr="00CB2995">
              <w:rPr>
                <w:rFonts w:ascii="Times New Roman" w:eastAsia="Times New Roman" w:hAnsi="Times New Roman" w:cs="Times New Roman"/>
                <w:color w:val="000000"/>
                <w:kern w:val="0"/>
                <w:szCs w:val="30"/>
                <w:lang w:bidi="bn-IN"/>
                <w14:ligatures w14:val="none"/>
              </w:rPr>
              <w:t xml:space="preserve">) </w:t>
            </w:r>
            <w:ins w:id="472" w:author="Md Salek" w:date="2026-04-05T00:59:00Z" w16du:dateUtc="2026-04-04T18:59:00Z">
              <w:r w:rsidR="009378C5">
                <w:rPr>
                  <w:rFonts w:ascii="Times New Roman" w:eastAsia="Times New Roman" w:hAnsi="Times New Roman" w:cs="Times New Roman"/>
                  <w:color w:val="000000"/>
                  <w:kern w:val="0"/>
                  <w:szCs w:val="30"/>
                  <w:lang w:bidi="bn-IN"/>
                  <w14:ligatures w14:val="none"/>
                </w:rPr>
                <w:t>,</w:t>
              </w:r>
            </w:ins>
            <w:proofErr w:type="gramEnd"/>
            <w:ins w:id="473" w:author="Md Salek" w:date="2026-04-05T17:58:00Z" w16du:dateUtc="2026-04-05T11:58:00Z">
              <w:r w:rsidR="00FA3469">
                <w:rPr>
                  <w:rFonts w:ascii="Times New Roman" w:eastAsia="Times New Roman" w:hAnsi="Times New Roman" w:cs="Times New Roman"/>
                  <w:color w:val="000000"/>
                  <w:kern w:val="0"/>
                  <w:szCs w:val="30"/>
                  <w:lang w:bidi="bn-IN"/>
                  <w14:ligatures w14:val="none"/>
                </w:rPr>
                <w:t xml:space="preserve"> </w:t>
              </w:r>
            </w:ins>
            <w:r w:rsidRPr="00CB2995">
              <w:rPr>
                <w:rFonts w:ascii="Times New Roman" w:eastAsia="Times New Roman" w:hAnsi="Times New Roman" w:cs="Times New Roman"/>
                <w:color w:val="000000"/>
                <w:kern w:val="0"/>
                <w:szCs w:val="30"/>
                <w:lang w:bidi="bn-IN"/>
                <w14:ligatures w14:val="none"/>
              </w:rPr>
              <w:t>0.758</w:t>
            </w:r>
          </w:p>
        </w:tc>
      </w:tr>
    </w:tbl>
    <w:p w14:paraId="65F86FCD" w14:textId="77777777" w:rsidR="002E3B07" w:rsidRDefault="002E3B07" w:rsidP="002E3B07">
      <w:pPr>
        <w:jc w:val="both"/>
        <w:rPr>
          <w:rFonts w:ascii="Times New Roman" w:hAnsi="Times New Roman" w:cs="Times New Roman"/>
        </w:rPr>
      </w:pPr>
    </w:p>
    <w:p w14:paraId="06E60935" w14:textId="77777777" w:rsidR="002E3B07" w:rsidRPr="00877C97" w:rsidRDefault="002E3B07" w:rsidP="002E3B07">
      <w:pPr>
        <w:jc w:val="both"/>
        <w:rPr>
          <w:rFonts w:ascii="Times New Roman" w:hAnsi="Times New Roman" w:cs="Times New Roman"/>
          <w:i/>
          <w:iCs/>
        </w:rPr>
      </w:pPr>
      <w:r w:rsidRPr="00877C97">
        <w:rPr>
          <w:rFonts w:ascii="Times New Roman" w:hAnsi="Times New Roman" w:cs="Times New Roman"/>
          <w:i/>
          <w:iCs/>
        </w:rPr>
        <w:t>Note: OR = odds ratio; CI = confidence interval; PHQ-9 ≥10 indicates depression; GAD-7 ≥10 indicates anxiety.</w:t>
      </w:r>
    </w:p>
    <w:p w14:paraId="41FBE1CA" w14:textId="77777777" w:rsidR="002E3B07" w:rsidRPr="0092655F" w:rsidRDefault="002E3B07" w:rsidP="002E3B07">
      <w:pPr>
        <w:jc w:val="both"/>
        <w:rPr>
          <w:rFonts w:ascii="Times New Roman" w:hAnsi="Times New Roman" w:cs="Times New Roman"/>
          <w:i/>
          <w:iCs/>
        </w:rPr>
      </w:pPr>
      <w:r w:rsidRPr="00877C97">
        <w:rPr>
          <w:rFonts w:ascii="Times New Roman" w:hAnsi="Times New Roman" w:cs="Times New Roman"/>
          <w:i/>
          <w:iCs/>
        </w:rPr>
        <w:t xml:space="preserve">Confounders: </w:t>
      </w:r>
      <w:r w:rsidRPr="0092655F">
        <w:rPr>
          <w:rFonts w:ascii="Times New Roman" w:hAnsi="Times New Roman" w:cs="Times New Roman"/>
          <w:i/>
          <w:iCs/>
        </w:rPr>
        <w:t>women age, women education, maternal employment, religion, administrative division, age at first birth, age at cohabitation, number of children, pregnancy status, pregnancy loss, place of residence, toilet facilities, water access, household head sex, household size category, household wealth status, media access, internet use, household assets, and household materials</w:t>
      </w:r>
      <w:r w:rsidRPr="0092655F">
        <w:rPr>
          <w:rFonts w:ascii="Times New Roman" w:hAnsi="Times New Roman" w:cs="Times New Roman"/>
          <w:i/>
          <w:iCs/>
        </w:rPr>
        <w:tab/>
      </w:r>
      <w:r w:rsidRPr="0092655F">
        <w:rPr>
          <w:rFonts w:ascii="Times New Roman" w:hAnsi="Times New Roman" w:cs="Times New Roman"/>
          <w:i/>
          <w:iCs/>
        </w:rPr>
        <w:tab/>
      </w:r>
    </w:p>
    <w:p w14:paraId="7711CA50" w14:textId="77777777" w:rsidR="002E3B07" w:rsidRPr="00877C97" w:rsidRDefault="002E3B07" w:rsidP="002E3B07">
      <w:pPr>
        <w:jc w:val="both"/>
        <w:rPr>
          <w:rFonts w:ascii="Times New Roman" w:hAnsi="Times New Roman" w:cs="Times New Roman"/>
          <w:i/>
          <w:iCs/>
        </w:rPr>
      </w:pPr>
      <w:r w:rsidRPr="0092655F">
        <w:rPr>
          <w:rFonts w:ascii="Times New Roman" w:hAnsi="Times New Roman" w:cs="Times New Roman"/>
          <w:i/>
          <w:iCs/>
        </w:rPr>
        <w:tab/>
      </w:r>
    </w:p>
    <w:p w14:paraId="77F41933" w14:textId="77777777" w:rsidR="002E3B07" w:rsidRPr="00CD1BD0" w:rsidRDefault="002E3B07" w:rsidP="00CD1BD0">
      <w:pPr>
        <w:spacing w:line="480" w:lineRule="auto"/>
        <w:jc w:val="both"/>
        <w:rPr>
          <w:rFonts w:ascii="Times New Roman" w:hAnsi="Times New Roman" w:cs="Times New Roman"/>
          <w:sz w:val="22"/>
          <w:szCs w:val="22"/>
        </w:rPr>
      </w:pPr>
    </w:p>
    <w:sectPr w:rsidR="002E3B07" w:rsidRPr="00CD1BD0" w:rsidSect="00A0797A">
      <w:footerReference w:type="default" r:id="rId19"/>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2C84C" w14:textId="77777777" w:rsidR="00756CA9" w:rsidRDefault="00756CA9" w:rsidP="00A0797A">
      <w:pPr>
        <w:spacing w:after="0" w:line="240" w:lineRule="auto"/>
      </w:pPr>
      <w:r>
        <w:separator/>
      </w:r>
    </w:p>
  </w:endnote>
  <w:endnote w:type="continuationSeparator" w:id="0">
    <w:p w14:paraId="4785BEF7" w14:textId="77777777" w:rsidR="00756CA9" w:rsidRDefault="00756CA9" w:rsidP="00A079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2659756"/>
      <w:docPartObj>
        <w:docPartGallery w:val="Page Numbers (Bottom of Page)"/>
        <w:docPartUnique/>
      </w:docPartObj>
    </w:sdtPr>
    <w:sdtEndPr>
      <w:rPr>
        <w:noProof/>
      </w:rPr>
    </w:sdtEndPr>
    <w:sdtContent>
      <w:p w14:paraId="7ED76F1A" w14:textId="7F80031D" w:rsidR="00A0797A" w:rsidRDefault="00A079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AA9147" w14:textId="77777777" w:rsidR="00A0797A" w:rsidRDefault="00A079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55B7D" w14:textId="77777777" w:rsidR="00756CA9" w:rsidRDefault="00756CA9" w:rsidP="00A0797A">
      <w:pPr>
        <w:spacing w:after="0" w:line="240" w:lineRule="auto"/>
      </w:pPr>
      <w:r>
        <w:separator/>
      </w:r>
    </w:p>
  </w:footnote>
  <w:footnote w:type="continuationSeparator" w:id="0">
    <w:p w14:paraId="561216C9" w14:textId="77777777" w:rsidR="00756CA9" w:rsidRDefault="00756CA9" w:rsidP="00A079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7F4D"/>
    <w:multiLevelType w:val="multilevel"/>
    <w:tmpl w:val="AFA602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676D56"/>
    <w:multiLevelType w:val="hybridMultilevel"/>
    <w:tmpl w:val="B6AA4C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AB0767"/>
    <w:multiLevelType w:val="multilevel"/>
    <w:tmpl w:val="57DC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4A19C1"/>
    <w:multiLevelType w:val="multilevel"/>
    <w:tmpl w:val="84DA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12694E"/>
    <w:multiLevelType w:val="multilevel"/>
    <w:tmpl w:val="5428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271CA"/>
    <w:multiLevelType w:val="multilevel"/>
    <w:tmpl w:val="69F6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135113"/>
    <w:multiLevelType w:val="hybridMultilevel"/>
    <w:tmpl w:val="6E983BA2"/>
    <w:lvl w:ilvl="0" w:tplc="E35AAB9E">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1A7D46"/>
    <w:multiLevelType w:val="multilevel"/>
    <w:tmpl w:val="7F0C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155903">
    <w:abstractNumId w:val="3"/>
  </w:num>
  <w:num w:numId="2" w16cid:durableId="444622041">
    <w:abstractNumId w:val="5"/>
  </w:num>
  <w:num w:numId="3" w16cid:durableId="1609773698">
    <w:abstractNumId w:val="7"/>
  </w:num>
  <w:num w:numId="4" w16cid:durableId="315884040">
    <w:abstractNumId w:val="4"/>
  </w:num>
  <w:num w:numId="5" w16cid:durableId="1944918236">
    <w:abstractNumId w:val="0"/>
  </w:num>
  <w:num w:numId="6" w16cid:durableId="1254433788">
    <w:abstractNumId w:val="1"/>
  </w:num>
  <w:num w:numId="7" w16cid:durableId="1160072640">
    <w:abstractNumId w:val="6"/>
  </w:num>
  <w:num w:numId="8" w16cid:durableId="9892910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d Salek">
    <w15:presenceInfo w15:providerId="Windows Live" w15:userId="0c9d2b0daf646f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3B1"/>
    <w:rsid w:val="00046287"/>
    <w:rsid w:val="0008301D"/>
    <w:rsid w:val="000870EA"/>
    <w:rsid w:val="000D2A26"/>
    <w:rsid w:val="000D75B0"/>
    <w:rsid w:val="00106616"/>
    <w:rsid w:val="00161506"/>
    <w:rsid w:val="001649A0"/>
    <w:rsid w:val="00180DD8"/>
    <w:rsid w:val="001D671D"/>
    <w:rsid w:val="001F5262"/>
    <w:rsid w:val="00290C7E"/>
    <w:rsid w:val="002B5D7D"/>
    <w:rsid w:val="002E3B07"/>
    <w:rsid w:val="003054E9"/>
    <w:rsid w:val="00321F6E"/>
    <w:rsid w:val="003314C0"/>
    <w:rsid w:val="0034755A"/>
    <w:rsid w:val="00395BC4"/>
    <w:rsid w:val="003E1623"/>
    <w:rsid w:val="003F61F1"/>
    <w:rsid w:val="00451DAC"/>
    <w:rsid w:val="004648D3"/>
    <w:rsid w:val="004A6F91"/>
    <w:rsid w:val="005463B1"/>
    <w:rsid w:val="00550FF8"/>
    <w:rsid w:val="0059136C"/>
    <w:rsid w:val="005F22C8"/>
    <w:rsid w:val="00607CB8"/>
    <w:rsid w:val="00612764"/>
    <w:rsid w:val="006167DE"/>
    <w:rsid w:val="00632A88"/>
    <w:rsid w:val="00660DD5"/>
    <w:rsid w:val="00663688"/>
    <w:rsid w:val="00680257"/>
    <w:rsid w:val="006F5785"/>
    <w:rsid w:val="00717850"/>
    <w:rsid w:val="00747813"/>
    <w:rsid w:val="00756CA9"/>
    <w:rsid w:val="007B7C0B"/>
    <w:rsid w:val="007C58A3"/>
    <w:rsid w:val="00810B41"/>
    <w:rsid w:val="00815433"/>
    <w:rsid w:val="00821291"/>
    <w:rsid w:val="008D3BD5"/>
    <w:rsid w:val="008F5A74"/>
    <w:rsid w:val="0091346C"/>
    <w:rsid w:val="00921E7D"/>
    <w:rsid w:val="009378C5"/>
    <w:rsid w:val="009412D9"/>
    <w:rsid w:val="009778C0"/>
    <w:rsid w:val="00A02A2E"/>
    <w:rsid w:val="00A0797A"/>
    <w:rsid w:val="00A12D5C"/>
    <w:rsid w:val="00A139BE"/>
    <w:rsid w:val="00A33FD6"/>
    <w:rsid w:val="00A81F98"/>
    <w:rsid w:val="00AA1FE3"/>
    <w:rsid w:val="00AB2C1A"/>
    <w:rsid w:val="00BA2CCA"/>
    <w:rsid w:val="00BE1DC9"/>
    <w:rsid w:val="00C17F0E"/>
    <w:rsid w:val="00C86780"/>
    <w:rsid w:val="00CD1BD0"/>
    <w:rsid w:val="00CD29B5"/>
    <w:rsid w:val="00D16EE6"/>
    <w:rsid w:val="00D43945"/>
    <w:rsid w:val="00D6268D"/>
    <w:rsid w:val="00D6359D"/>
    <w:rsid w:val="00DB190B"/>
    <w:rsid w:val="00E12DC4"/>
    <w:rsid w:val="00E32383"/>
    <w:rsid w:val="00E56C90"/>
    <w:rsid w:val="00E72EE7"/>
    <w:rsid w:val="00E73330"/>
    <w:rsid w:val="00E810F4"/>
    <w:rsid w:val="00EA68A4"/>
    <w:rsid w:val="00ED1856"/>
    <w:rsid w:val="00EF580F"/>
    <w:rsid w:val="00F2432F"/>
    <w:rsid w:val="00F84FB0"/>
    <w:rsid w:val="00FA1881"/>
    <w:rsid w:val="00FA3469"/>
    <w:rsid w:val="00FC3C74"/>
    <w:rsid w:val="00FD1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5F49C"/>
  <w15:chartTrackingRefBased/>
  <w15:docId w15:val="{8E38659C-89C8-425D-9CBF-4FBF72C30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3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63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63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63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63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6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3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63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63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63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63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6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3B1"/>
    <w:rPr>
      <w:rFonts w:eastAsiaTheme="majorEastAsia" w:cstheme="majorBidi"/>
      <w:color w:val="272727" w:themeColor="text1" w:themeTint="D8"/>
    </w:rPr>
  </w:style>
  <w:style w:type="paragraph" w:styleId="Title">
    <w:name w:val="Title"/>
    <w:basedOn w:val="Normal"/>
    <w:next w:val="Normal"/>
    <w:link w:val="TitleChar"/>
    <w:uiPriority w:val="10"/>
    <w:qFormat/>
    <w:rsid w:val="00546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3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3B1"/>
    <w:pPr>
      <w:spacing w:before="160"/>
      <w:jc w:val="center"/>
    </w:pPr>
    <w:rPr>
      <w:i/>
      <w:iCs/>
      <w:color w:val="404040" w:themeColor="text1" w:themeTint="BF"/>
    </w:rPr>
  </w:style>
  <w:style w:type="character" w:customStyle="1" w:styleId="QuoteChar">
    <w:name w:val="Quote Char"/>
    <w:basedOn w:val="DefaultParagraphFont"/>
    <w:link w:val="Quote"/>
    <w:uiPriority w:val="29"/>
    <w:rsid w:val="005463B1"/>
    <w:rPr>
      <w:i/>
      <w:iCs/>
      <w:color w:val="404040" w:themeColor="text1" w:themeTint="BF"/>
    </w:rPr>
  </w:style>
  <w:style w:type="paragraph" w:styleId="ListParagraph">
    <w:name w:val="List Paragraph"/>
    <w:basedOn w:val="Normal"/>
    <w:uiPriority w:val="34"/>
    <w:qFormat/>
    <w:rsid w:val="005463B1"/>
    <w:pPr>
      <w:ind w:left="720"/>
      <w:contextualSpacing/>
    </w:pPr>
  </w:style>
  <w:style w:type="character" w:styleId="IntenseEmphasis">
    <w:name w:val="Intense Emphasis"/>
    <w:basedOn w:val="DefaultParagraphFont"/>
    <w:uiPriority w:val="21"/>
    <w:qFormat/>
    <w:rsid w:val="005463B1"/>
    <w:rPr>
      <w:i/>
      <w:iCs/>
      <w:color w:val="2F5496" w:themeColor="accent1" w:themeShade="BF"/>
    </w:rPr>
  </w:style>
  <w:style w:type="paragraph" w:styleId="IntenseQuote">
    <w:name w:val="Intense Quote"/>
    <w:basedOn w:val="Normal"/>
    <w:next w:val="Normal"/>
    <w:link w:val="IntenseQuoteChar"/>
    <w:uiPriority w:val="30"/>
    <w:qFormat/>
    <w:rsid w:val="005463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63B1"/>
    <w:rPr>
      <w:i/>
      <w:iCs/>
      <w:color w:val="2F5496" w:themeColor="accent1" w:themeShade="BF"/>
    </w:rPr>
  </w:style>
  <w:style w:type="character" w:styleId="IntenseReference">
    <w:name w:val="Intense Reference"/>
    <w:basedOn w:val="DefaultParagraphFont"/>
    <w:uiPriority w:val="32"/>
    <w:qFormat/>
    <w:rsid w:val="005463B1"/>
    <w:rPr>
      <w:b/>
      <w:bCs/>
      <w:smallCaps/>
      <w:color w:val="2F5496" w:themeColor="accent1" w:themeShade="BF"/>
      <w:spacing w:val="5"/>
    </w:rPr>
  </w:style>
  <w:style w:type="character" w:styleId="Hyperlink">
    <w:name w:val="Hyperlink"/>
    <w:basedOn w:val="DefaultParagraphFont"/>
    <w:uiPriority w:val="99"/>
    <w:unhideWhenUsed/>
    <w:rsid w:val="00A02A2E"/>
    <w:rPr>
      <w:color w:val="0563C1" w:themeColor="hyperlink"/>
      <w:u w:val="single"/>
    </w:rPr>
  </w:style>
  <w:style w:type="paragraph" w:styleId="Header">
    <w:name w:val="header"/>
    <w:basedOn w:val="Normal"/>
    <w:link w:val="HeaderChar"/>
    <w:uiPriority w:val="99"/>
    <w:unhideWhenUsed/>
    <w:rsid w:val="00A079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797A"/>
  </w:style>
  <w:style w:type="paragraph" w:styleId="Footer">
    <w:name w:val="footer"/>
    <w:basedOn w:val="Normal"/>
    <w:link w:val="FooterChar"/>
    <w:uiPriority w:val="99"/>
    <w:unhideWhenUsed/>
    <w:rsid w:val="00A079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797A"/>
  </w:style>
  <w:style w:type="character" w:styleId="LineNumber">
    <w:name w:val="line number"/>
    <w:basedOn w:val="DefaultParagraphFont"/>
    <w:uiPriority w:val="99"/>
    <w:semiHidden/>
    <w:unhideWhenUsed/>
    <w:rsid w:val="00A0797A"/>
  </w:style>
  <w:style w:type="character" w:styleId="UnresolvedMention">
    <w:name w:val="Unresolved Mention"/>
    <w:basedOn w:val="DefaultParagraphFont"/>
    <w:uiPriority w:val="99"/>
    <w:semiHidden/>
    <w:unhideWhenUsed/>
    <w:rsid w:val="004648D3"/>
    <w:rPr>
      <w:color w:val="605E5C"/>
      <w:shd w:val="clear" w:color="auto" w:fill="E1DFDD"/>
    </w:rPr>
  </w:style>
  <w:style w:type="character" w:styleId="PlaceholderText">
    <w:name w:val="Placeholder Text"/>
    <w:basedOn w:val="DefaultParagraphFont"/>
    <w:uiPriority w:val="99"/>
    <w:semiHidden/>
    <w:rsid w:val="00747813"/>
    <w:rPr>
      <w:color w:val="666666"/>
    </w:rPr>
  </w:style>
  <w:style w:type="paragraph" w:styleId="Caption">
    <w:name w:val="caption"/>
    <w:basedOn w:val="Normal"/>
    <w:next w:val="Normal"/>
    <w:uiPriority w:val="35"/>
    <w:unhideWhenUsed/>
    <w:qFormat/>
    <w:rsid w:val="00CD1BD0"/>
    <w:pPr>
      <w:spacing w:after="200" w:line="240" w:lineRule="auto"/>
    </w:pPr>
    <w:rPr>
      <w:i/>
      <w:iCs/>
      <w:color w:val="44546A" w:themeColor="text2"/>
      <w:sz w:val="18"/>
      <w:szCs w:val="18"/>
    </w:rPr>
  </w:style>
  <w:style w:type="table" w:styleId="TableGrid">
    <w:name w:val="Table Grid"/>
    <w:basedOn w:val="TableNormal"/>
    <w:uiPriority w:val="39"/>
    <w:rsid w:val="00E56C90"/>
    <w:pPr>
      <w:spacing w:after="0" w:line="240" w:lineRule="auto"/>
    </w:pPr>
    <w:rPr>
      <w:szCs w:val="30"/>
      <w:lang w:bidi="b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5A7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504">
      <w:marLeft w:val="480"/>
      <w:marRight w:val="0"/>
      <w:marTop w:val="0"/>
      <w:marBottom w:val="0"/>
      <w:divBdr>
        <w:top w:val="none" w:sz="0" w:space="0" w:color="auto"/>
        <w:left w:val="none" w:sz="0" w:space="0" w:color="auto"/>
        <w:bottom w:val="none" w:sz="0" w:space="0" w:color="auto"/>
        <w:right w:val="none" w:sz="0" w:space="0" w:color="auto"/>
      </w:divBdr>
    </w:div>
    <w:div w:id="16128451">
      <w:marLeft w:val="480"/>
      <w:marRight w:val="0"/>
      <w:marTop w:val="0"/>
      <w:marBottom w:val="0"/>
      <w:divBdr>
        <w:top w:val="none" w:sz="0" w:space="0" w:color="auto"/>
        <w:left w:val="none" w:sz="0" w:space="0" w:color="auto"/>
        <w:bottom w:val="none" w:sz="0" w:space="0" w:color="auto"/>
        <w:right w:val="none" w:sz="0" w:space="0" w:color="auto"/>
      </w:divBdr>
    </w:div>
    <w:div w:id="17661005">
      <w:marLeft w:val="480"/>
      <w:marRight w:val="0"/>
      <w:marTop w:val="0"/>
      <w:marBottom w:val="0"/>
      <w:divBdr>
        <w:top w:val="none" w:sz="0" w:space="0" w:color="auto"/>
        <w:left w:val="none" w:sz="0" w:space="0" w:color="auto"/>
        <w:bottom w:val="none" w:sz="0" w:space="0" w:color="auto"/>
        <w:right w:val="none" w:sz="0" w:space="0" w:color="auto"/>
      </w:divBdr>
    </w:div>
    <w:div w:id="39524931">
      <w:marLeft w:val="480"/>
      <w:marRight w:val="0"/>
      <w:marTop w:val="0"/>
      <w:marBottom w:val="0"/>
      <w:divBdr>
        <w:top w:val="none" w:sz="0" w:space="0" w:color="auto"/>
        <w:left w:val="none" w:sz="0" w:space="0" w:color="auto"/>
        <w:bottom w:val="none" w:sz="0" w:space="0" w:color="auto"/>
        <w:right w:val="none" w:sz="0" w:space="0" w:color="auto"/>
      </w:divBdr>
    </w:div>
    <w:div w:id="41634213">
      <w:marLeft w:val="480"/>
      <w:marRight w:val="0"/>
      <w:marTop w:val="0"/>
      <w:marBottom w:val="0"/>
      <w:divBdr>
        <w:top w:val="none" w:sz="0" w:space="0" w:color="auto"/>
        <w:left w:val="none" w:sz="0" w:space="0" w:color="auto"/>
        <w:bottom w:val="none" w:sz="0" w:space="0" w:color="auto"/>
        <w:right w:val="none" w:sz="0" w:space="0" w:color="auto"/>
      </w:divBdr>
    </w:div>
    <w:div w:id="48960390">
      <w:marLeft w:val="480"/>
      <w:marRight w:val="0"/>
      <w:marTop w:val="0"/>
      <w:marBottom w:val="0"/>
      <w:divBdr>
        <w:top w:val="none" w:sz="0" w:space="0" w:color="auto"/>
        <w:left w:val="none" w:sz="0" w:space="0" w:color="auto"/>
        <w:bottom w:val="none" w:sz="0" w:space="0" w:color="auto"/>
        <w:right w:val="none" w:sz="0" w:space="0" w:color="auto"/>
      </w:divBdr>
    </w:div>
    <w:div w:id="55787682">
      <w:marLeft w:val="480"/>
      <w:marRight w:val="0"/>
      <w:marTop w:val="0"/>
      <w:marBottom w:val="0"/>
      <w:divBdr>
        <w:top w:val="none" w:sz="0" w:space="0" w:color="auto"/>
        <w:left w:val="none" w:sz="0" w:space="0" w:color="auto"/>
        <w:bottom w:val="none" w:sz="0" w:space="0" w:color="auto"/>
        <w:right w:val="none" w:sz="0" w:space="0" w:color="auto"/>
      </w:divBdr>
    </w:div>
    <w:div w:id="57746849">
      <w:marLeft w:val="480"/>
      <w:marRight w:val="0"/>
      <w:marTop w:val="0"/>
      <w:marBottom w:val="0"/>
      <w:divBdr>
        <w:top w:val="none" w:sz="0" w:space="0" w:color="auto"/>
        <w:left w:val="none" w:sz="0" w:space="0" w:color="auto"/>
        <w:bottom w:val="none" w:sz="0" w:space="0" w:color="auto"/>
        <w:right w:val="none" w:sz="0" w:space="0" w:color="auto"/>
      </w:divBdr>
    </w:div>
    <w:div w:id="68500326">
      <w:marLeft w:val="480"/>
      <w:marRight w:val="0"/>
      <w:marTop w:val="0"/>
      <w:marBottom w:val="0"/>
      <w:divBdr>
        <w:top w:val="none" w:sz="0" w:space="0" w:color="auto"/>
        <w:left w:val="none" w:sz="0" w:space="0" w:color="auto"/>
        <w:bottom w:val="none" w:sz="0" w:space="0" w:color="auto"/>
        <w:right w:val="none" w:sz="0" w:space="0" w:color="auto"/>
      </w:divBdr>
    </w:div>
    <w:div w:id="72749111">
      <w:marLeft w:val="480"/>
      <w:marRight w:val="0"/>
      <w:marTop w:val="0"/>
      <w:marBottom w:val="0"/>
      <w:divBdr>
        <w:top w:val="none" w:sz="0" w:space="0" w:color="auto"/>
        <w:left w:val="none" w:sz="0" w:space="0" w:color="auto"/>
        <w:bottom w:val="none" w:sz="0" w:space="0" w:color="auto"/>
        <w:right w:val="none" w:sz="0" w:space="0" w:color="auto"/>
      </w:divBdr>
    </w:div>
    <w:div w:id="76900831">
      <w:marLeft w:val="480"/>
      <w:marRight w:val="0"/>
      <w:marTop w:val="0"/>
      <w:marBottom w:val="0"/>
      <w:divBdr>
        <w:top w:val="none" w:sz="0" w:space="0" w:color="auto"/>
        <w:left w:val="none" w:sz="0" w:space="0" w:color="auto"/>
        <w:bottom w:val="none" w:sz="0" w:space="0" w:color="auto"/>
        <w:right w:val="none" w:sz="0" w:space="0" w:color="auto"/>
      </w:divBdr>
    </w:div>
    <w:div w:id="86580082">
      <w:marLeft w:val="480"/>
      <w:marRight w:val="0"/>
      <w:marTop w:val="0"/>
      <w:marBottom w:val="0"/>
      <w:divBdr>
        <w:top w:val="none" w:sz="0" w:space="0" w:color="auto"/>
        <w:left w:val="none" w:sz="0" w:space="0" w:color="auto"/>
        <w:bottom w:val="none" w:sz="0" w:space="0" w:color="auto"/>
        <w:right w:val="none" w:sz="0" w:space="0" w:color="auto"/>
      </w:divBdr>
    </w:div>
    <w:div w:id="96369478">
      <w:marLeft w:val="480"/>
      <w:marRight w:val="0"/>
      <w:marTop w:val="0"/>
      <w:marBottom w:val="0"/>
      <w:divBdr>
        <w:top w:val="none" w:sz="0" w:space="0" w:color="auto"/>
        <w:left w:val="none" w:sz="0" w:space="0" w:color="auto"/>
        <w:bottom w:val="none" w:sz="0" w:space="0" w:color="auto"/>
        <w:right w:val="none" w:sz="0" w:space="0" w:color="auto"/>
      </w:divBdr>
    </w:div>
    <w:div w:id="97793481">
      <w:marLeft w:val="480"/>
      <w:marRight w:val="0"/>
      <w:marTop w:val="0"/>
      <w:marBottom w:val="0"/>
      <w:divBdr>
        <w:top w:val="none" w:sz="0" w:space="0" w:color="auto"/>
        <w:left w:val="none" w:sz="0" w:space="0" w:color="auto"/>
        <w:bottom w:val="none" w:sz="0" w:space="0" w:color="auto"/>
        <w:right w:val="none" w:sz="0" w:space="0" w:color="auto"/>
      </w:divBdr>
    </w:div>
    <w:div w:id="98305452">
      <w:marLeft w:val="480"/>
      <w:marRight w:val="0"/>
      <w:marTop w:val="0"/>
      <w:marBottom w:val="0"/>
      <w:divBdr>
        <w:top w:val="none" w:sz="0" w:space="0" w:color="auto"/>
        <w:left w:val="none" w:sz="0" w:space="0" w:color="auto"/>
        <w:bottom w:val="none" w:sz="0" w:space="0" w:color="auto"/>
        <w:right w:val="none" w:sz="0" w:space="0" w:color="auto"/>
      </w:divBdr>
    </w:div>
    <w:div w:id="99643552">
      <w:marLeft w:val="480"/>
      <w:marRight w:val="0"/>
      <w:marTop w:val="0"/>
      <w:marBottom w:val="0"/>
      <w:divBdr>
        <w:top w:val="none" w:sz="0" w:space="0" w:color="auto"/>
        <w:left w:val="none" w:sz="0" w:space="0" w:color="auto"/>
        <w:bottom w:val="none" w:sz="0" w:space="0" w:color="auto"/>
        <w:right w:val="none" w:sz="0" w:space="0" w:color="auto"/>
      </w:divBdr>
    </w:div>
    <w:div w:id="105663461">
      <w:marLeft w:val="480"/>
      <w:marRight w:val="0"/>
      <w:marTop w:val="0"/>
      <w:marBottom w:val="0"/>
      <w:divBdr>
        <w:top w:val="none" w:sz="0" w:space="0" w:color="auto"/>
        <w:left w:val="none" w:sz="0" w:space="0" w:color="auto"/>
        <w:bottom w:val="none" w:sz="0" w:space="0" w:color="auto"/>
        <w:right w:val="none" w:sz="0" w:space="0" w:color="auto"/>
      </w:divBdr>
    </w:div>
    <w:div w:id="115490057">
      <w:marLeft w:val="480"/>
      <w:marRight w:val="0"/>
      <w:marTop w:val="0"/>
      <w:marBottom w:val="0"/>
      <w:divBdr>
        <w:top w:val="none" w:sz="0" w:space="0" w:color="auto"/>
        <w:left w:val="none" w:sz="0" w:space="0" w:color="auto"/>
        <w:bottom w:val="none" w:sz="0" w:space="0" w:color="auto"/>
        <w:right w:val="none" w:sz="0" w:space="0" w:color="auto"/>
      </w:divBdr>
    </w:div>
    <w:div w:id="120003618">
      <w:marLeft w:val="480"/>
      <w:marRight w:val="0"/>
      <w:marTop w:val="0"/>
      <w:marBottom w:val="0"/>
      <w:divBdr>
        <w:top w:val="none" w:sz="0" w:space="0" w:color="auto"/>
        <w:left w:val="none" w:sz="0" w:space="0" w:color="auto"/>
        <w:bottom w:val="none" w:sz="0" w:space="0" w:color="auto"/>
        <w:right w:val="none" w:sz="0" w:space="0" w:color="auto"/>
      </w:divBdr>
    </w:div>
    <w:div w:id="122038330">
      <w:marLeft w:val="480"/>
      <w:marRight w:val="0"/>
      <w:marTop w:val="0"/>
      <w:marBottom w:val="0"/>
      <w:divBdr>
        <w:top w:val="none" w:sz="0" w:space="0" w:color="auto"/>
        <w:left w:val="none" w:sz="0" w:space="0" w:color="auto"/>
        <w:bottom w:val="none" w:sz="0" w:space="0" w:color="auto"/>
        <w:right w:val="none" w:sz="0" w:space="0" w:color="auto"/>
      </w:divBdr>
    </w:div>
    <w:div w:id="126634243">
      <w:marLeft w:val="480"/>
      <w:marRight w:val="0"/>
      <w:marTop w:val="0"/>
      <w:marBottom w:val="0"/>
      <w:divBdr>
        <w:top w:val="none" w:sz="0" w:space="0" w:color="auto"/>
        <w:left w:val="none" w:sz="0" w:space="0" w:color="auto"/>
        <w:bottom w:val="none" w:sz="0" w:space="0" w:color="auto"/>
        <w:right w:val="none" w:sz="0" w:space="0" w:color="auto"/>
      </w:divBdr>
    </w:div>
    <w:div w:id="127020009">
      <w:marLeft w:val="480"/>
      <w:marRight w:val="0"/>
      <w:marTop w:val="0"/>
      <w:marBottom w:val="0"/>
      <w:divBdr>
        <w:top w:val="none" w:sz="0" w:space="0" w:color="auto"/>
        <w:left w:val="none" w:sz="0" w:space="0" w:color="auto"/>
        <w:bottom w:val="none" w:sz="0" w:space="0" w:color="auto"/>
        <w:right w:val="none" w:sz="0" w:space="0" w:color="auto"/>
      </w:divBdr>
    </w:div>
    <w:div w:id="143393504">
      <w:marLeft w:val="480"/>
      <w:marRight w:val="0"/>
      <w:marTop w:val="0"/>
      <w:marBottom w:val="0"/>
      <w:divBdr>
        <w:top w:val="none" w:sz="0" w:space="0" w:color="auto"/>
        <w:left w:val="none" w:sz="0" w:space="0" w:color="auto"/>
        <w:bottom w:val="none" w:sz="0" w:space="0" w:color="auto"/>
        <w:right w:val="none" w:sz="0" w:space="0" w:color="auto"/>
      </w:divBdr>
    </w:div>
    <w:div w:id="144055009">
      <w:marLeft w:val="480"/>
      <w:marRight w:val="0"/>
      <w:marTop w:val="0"/>
      <w:marBottom w:val="0"/>
      <w:divBdr>
        <w:top w:val="none" w:sz="0" w:space="0" w:color="auto"/>
        <w:left w:val="none" w:sz="0" w:space="0" w:color="auto"/>
        <w:bottom w:val="none" w:sz="0" w:space="0" w:color="auto"/>
        <w:right w:val="none" w:sz="0" w:space="0" w:color="auto"/>
      </w:divBdr>
    </w:div>
    <w:div w:id="146437622">
      <w:marLeft w:val="480"/>
      <w:marRight w:val="0"/>
      <w:marTop w:val="0"/>
      <w:marBottom w:val="0"/>
      <w:divBdr>
        <w:top w:val="none" w:sz="0" w:space="0" w:color="auto"/>
        <w:left w:val="none" w:sz="0" w:space="0" w:color="auto"/>
        <w:bottom w:val="none" w:sz="0" w:space="0" w:color="auto"/>
        <w:right w:val="none" w:sz="0" w:space="0" w:color="auto"/>
      </w:divBdr>
    </w:div>
    <w:div w:id="156960382">
      <w:marLeft w:val="480"/>
      <w:marRight w:val="0"/>
      <w:marTop w:val="0"/>
      <w:marBottom w:val="0"/>
      <w:divBdr>
        <w:top w:val="none" w:sz="0" w:space="0" w:color="auto"/>
        <w:left w:val="none" w:sz="0" w:space="0" w:color="auto"/>
        <w:bottom w:val="none" w:sz="0" w:space="0" w:color="auto"/>
        <w:right w:val="none" w:sz="0" w:space="0" w:color="auto"/>
      </w:divBdr>
    </w:div>
    <w:div w:id="159083829">
      <w:marLeft w:val="480"/>
      <w:marRight w:val="0"/>
      <w:marTop w:val="0"/>
      <w:marBottom w:val="0"/>
      <w:divBdr>
        <w:top w:val="none" w:sz="0" w:space="0" w:color="auto"/>
        <w:left w:val="none" w:sz="0" w:space="0" w:color="auto"/>
        <w:bottom w:val="none" w:sz="0" w:space="0" w:color="auto"/>
        <w:right w:val="none" w:sz="0" w:space="0" w:color="auto"/>
      </w:divBdr>
    </w:div>
    <w:div w:id="171266442">
      <w:marLeft w:val="480"/>
      <w:marRight w:val="0"/>
      <w:marTop w:val="0"/>
      <w:marBottom w:val="0"/>
      <w:divBdr>
        <w:top w:val="none" w:sz="0" w:space="0" w:color="auto"/>
        <w:left w:val="none" w:sz="0" w:space="0" w:color="auto"/>
        <w:bottom w:val="none" w:sz="0" w:space="0" w:color="auto"/>
        <w:right w:val="none" w:sz="0" w:space="0" w:color="auto"/>
      </w:divBdr>
    </w:div>
    <w:div w:id="182669829">
      <w:marLeft w:val="480"/>
      <w:marRight w:val="0"/>
      <w:marTop w:val="0"/>
      <w:marBottom w:val="0"/>
      <w:divBdr>
        <w:top w:val="none" w:sz="0" w:space="0" w:color="auto"/>
        <w:left w:val="none" w:sz="0" w:space="0" w:color="auto"/>
        <w:bottom w:val="none" w:sz="0" w:space="0" w:color="auto"/>
        <w:right w:val="none" w:sz="0" w:space="0" w:color="auto"/>
      </w:divBdr>
    </w:div>
    <w:div w:id="183448102">
      <w:marLeft w:val="480"/>
      <w:marRight w:val="0"/>
      <w:marTop w:val="0"/>
      <w:marBottom w:val="0"/>
      <w:divBdr>
        <w:top w:val="none" w:sz="0" w:space="0" w:color="auto"/>
        <w:left w:val="none" w:sz="0" w:space="0" w:color="auto"/>
        <w:bottom w:val="none" w:sz="0" w:space="0" w:color="auto"/>
        <w:right w:val="none" w:sz="0" w:space="0" w:color="auto"/>
      </w:divBdr>
    </w:div>
    <w:div w:id="184947476">
      <w:marLeft w:val="480"/>
      <w:marRight w:val="0"/>
      <w:marTop w:val="0"/>
      <w:marBottom w:val="0"/>
      <w:divBdr>
        <w:top w:val="none" w:sz="0" w:space="0" w:color="auto"/>
        <w:left w:val="none" w:sz="0" w:space="0" w:color="auto"/>
        <w:bottom w:val="none" w:sz="0" w:space="0" w:color="auto"/>
        <w:right w:val="none" w:sz="0" w:space="0" w:color="auto"/>
      </w:divBdr>
    </w:div>
    <w:div w:id="190656809">
      <w:marLeft w:val="480"/>
      <w:marRight w:val="0"/>
      <w:marTop w:val="0"/>
      <w:marBottom w:val="0"/>
      <w:divBdr>
        <w:top w:val="none" w:sz="0" w:space="0" w:color="auto"/>
        <w:left w:val="none" w:sz="0" w:space="0" w:color="auto"/>
        <w:bottom w:val="none" w:sz="0" w:space="0" w:color="auto"/>
        <w:right w:val="none" w:sz="0" w:space="0" w:color="auto"/>
      </w:divBdr>
    </w:div>
    <w:div w:id="191844473">
      <w:marLeft w:val="480"/>
      <w:marRight w:val="0"/>
      <w:marTop w:val="0"/>
      <w:marBottom w:val="0"/>
      <w:divBdr>
        <w:top w:val="none" w:sz="0" w:space="0" w:color="auto"/>
        <w:left w:val="none" w:sz="0" w:space="0" w:color="auto"/>
        <w:bottom w:val="none" w:sz="0" w:space="0" w:color="auto"/>
        <w:right w:val="none" w:sz="0" w:space="0" w:color="auto"/>
      </w:divBdr>
    </w:div>
    <w:div w:id="213124770">
      <w:marLeft w:val="480"/>
      <w:marRight w:val="0"/>
      <w:marTop w:val="0"/>
      <w:marBottom w:val="0"/>
      <w:divBdr>
        <w:top w:val="none" w:sz="0" w:space="0" w:color="auto"/>
        <w:left w:val="none" w:sz="0" w:space="0" w:color="auto"/>
        <w:bottom w:val="none" w:sz="0" w:space="0" w:color="auto"/>
        <w:right w:val="none" w:sz="0" w:space="0" w:color="auto"/>
      </w:divBdr>
    </w:div>
    <w:div w:id="225458727">
      <w:marLeft w:val="480"/>
      <w:marRight w:val="0"/>
      <w:marTop w:val="0"/>
      <w:marBottom w:val="0"/>
      <w:divBdr>
        <w:top w:val="none" w:sz="0" w:space="0" w:color="auto"/>
        <w:left w:val="none" w:sz="0" w:space="0" w:color="auto"/>
        <w:bottom w:val="none" w:sz="0" w:space="0" w:color="auto"/>
        <w:right w:val="none" w:sz="0" w:space="0" w:color="auto"/>
      </w:divBdr>
    </w:div>
    <w:div w:id="229653313">
      <w:marLeft w:val="480"/>
      <w:marRight w:val="0"/>
      <w:marTop w:val="0"/>
      <w:marBottom w:val="0"/>
      <w:divBdr>
        <w:top w:val="none" w:sz="0" w:space="0" w:color="auto"/>
        <w:left w:val="none" w:sz="0" w:space="0" w:color="auto"/>
        <w:bottom w:val="none" w:sz="0" w:space="0" w:color="auto"/>
        <w:right w:val="none" w:sz="0" w:space="0" w:color="auto"/>
      </w:divBdr>
    </w:div>
    <w:div w:id="235289654">
      <w:marLeft w:val="480"/>
      <w:marRight w:val="0"/>
      <w:marTop w:val="0"/>
      <w:marBottom w:val="0"/>
      <w:divBdr>
        <w:top w:val="none" w:sz="0" w:space="0" w:color="auto"/>
        <w:left w:val="none" w:sz="0" w:space="0" w:color="auto"/>
        <w:bottom w:val="none" w:sz="0" w:space="0" w:color="auto"/>
        <w:right w:val="none" w:sz="0" w:space="0" w:color="auto"/>
      </w:divBdr>
    </w:div>
    <w:div w:id="241913898">
      <w:marLeft w:val="480"/>
      <w:marRight w:val="0"/>
      <w:marTop w:val="0"/>
      <w:marBottom w:val="0"/>
      <w:divBdr>
        <w:top w:val="none" w:sz="0" w:space="0" w:color="auto"/>
        <w:left w:val="none" w:sz="0" w:space="0" w:color="auto"/>
        <w:bottom w:val="none" w:sz="0" w:space="0" w:color="auto"/>
        <w:right w:val="none" w:sz="0" w:space="0" w:color="auto"/>
      </w:divBdr>
    </w:div>
    <w:div w:id="259219191">
      <w:marLeft w:val="480"/>
      <w:marRight w:val="0"/>
      <w:marTop w:val="0"/>
      <w:marBottom w:val="0"/>
      <w:divBdr>
        <w:top w:val="none" w:sz="0" w:space="0" w:color="auto"/>
        <w:left w:val="none" w:sz="0" w:space="0" w:color="auto"/>
        <w:bottom w:val="none" w:sz="0" w:space="0" w:color="auto"/>
        <w:right w:val="none" w:sz="0" w:space="0" w:color="auto"/>
      </w:divBdr>
    </w:div>
    <w:div w:id="265234696">
      <w:marLeft w:val="480"/>
      <w:marRight w:val="0"/>
      <w:marTop w:val="0"/>
      <w:marBottom w:val="0"/>
      <w:divBdr>
        <w:top w:val="none" w:sz="0" w:space="0" w:color="auto"/>
        <w:left w:val="none" w:sz="0" w:space="0" w:color="auto"/>
        <w:bottom w:val="none" w:sz="0" w:space="0" w:color="auto"/>
        <w:right w:val="none" w:sz="0" w:space="0" w:color="auto"/>
      </w:divBdr>
    </w:div>
    <w:div w:id="281232786">
      <w:marLeft w:val="480"/>
      <w:marRight w:val="0"/>
      <w:marTop w:val="0"/>
      <w:marBottom w:val="0"/>
      <w:divBdr>
        <w:top w:val="none" w:sz="0" w:space="0" w:color="auto"/>
        <w:left w:val="none" w:sz="0" w:space="0" w:color="auto"/>
        <w:bottom w:val="none" w:sz="0" w:space="0" w:color="auto"/>
        <w:right w:val="none" w:sz="0" w:space="0" w:color="auto"/>
      </w:divBdr>
    </w:div>
    <w:div w:id="286278728">
      <w:marLeft w:val="480"/>
      <w:marRight w:val="0"/>
      <w:marTop w:val="0"/>
      <w:marBottom w:val="0"/>
      <w:divBdr>
        <w:top w:val="none" w:sz="0" w:space="0" w:color="auto"/>
        <w:left w:val="none" w:sz="0" w:space="0" w:color="auto"/>
        <w:bottom w:val="none" w:sz="0" w:space="0" w:color="auto"/>
        <w:right w:val="none" w:sz="0" w:space="0" w:color="auto"/>
      </w:divBdr>
    </w:div>
    <w:div w:id="293491887">
      <w:marLeft w:val="480"/>
      <w:marRight w:val="0"/>
      <w:marTop w:val="0"/>
      <w:marBottom w:val="0"/>
      <w:divBdr>
        <w:top w:val="none" w:sz="0" w:space="0" w:color="auto"/>
        <w:left w:val="none" w:sz="0" w:space="0" w:color="auto"/>
        <w:bottom w:val="none" w:sz="0" w:space="0" w:color="auto"/>
        <w:right w:val="none" w:sz="0" w:space="0" w:color="auto"/>
      </w:divBdr>
    </w:div>
    <w:div w:id="313022724">
      <w:marLeft w:val="480"/>
      <w:marRight w:val="0"/>
      <w:marTop w:val="0"/>
      <w:marBottom w:val="0"/>
      <w:divBdr>
        <w:top w:val="none" w:sz="0" w:space="0" w:color="auto"/>
        <w:left w:val="none" w:sz="0" w:space="0" w:color="auto"/>
        <w:bottom w:val="none" w:sz="0" w:space="0" w:color="auto"/>
        <w:right w:val="none" w:sz="0" w:space="0" w:color="auto"/>
      </w:divBdr>
    </w:div>
    <w:div w:id="314258212">
      <w:marLeft w:val="480"/>
      <w:marRight w:val="0"/>
      <w:marTop w:val="0"/>
      <w:marBottom w:val="0"/>
      <w:divBdr>
        <w:top w:val="none" w:sz="0" w:space="0" w:color="auto"/>
        <w:left w:val="none" w:sz="0" w:space="0" w:color="auto"/>
        <w:bottom w:val="none" w:sz="0" w:space="0" w:color="auto"/>
        <w:right w:val="none" w:sz="0" w:space="0" w:color="auto"/>
      </w:divBdr>
    </w:div>
    <w:div w:id="317807689">
      <w:marLeft w:val="480"/>
      <w:marRight w:val="0"/>
      <w:marTop w:val="0"/>
      <w:marBottom w:val="0"/>
      <w:divBdr>
        <w:top w:val="none" w:sz="0" w:space="0" w:color="auto"/>
        <w:left w:val="none" w:sz="0" w:space="0" w:color="auto"/>
        <w:bottom w:val="none" w:sz="0" w:space="0" w:color="auto"/>
        <w:right w:val="none" w:sz="0" w:space="0" w:color="auto"/>
      </w:divBdr>
    </w:div>
    <w:div w:id="325476554">
      <w:marLeft w:val="480"/>
      <w:marRight w:val="0"/>
      <w:marTop w:val="0"/>
      <w:marBottom w:val="0"/>
      <w:divBdr>
        <w:top w:val="none" w:sz="0" w:space="0" w:color="auto"/>
        <w:left w:val="none" w:sz="0" w:space="0" w:color="auto"/>
        <w:bottom w:val="none" w:sz="0" w:space="0" w:color="auto"/>
        <w:right w:val="none" w:sz="0" w:space="0" w:color="auto"/>
      </w:divBdr>
    </w:div>
    <w:div w:id="337927514">
      <w:marLeft w:val="480"/>
      <w:marRight w:val="0"/>
      <w:marTop w:val="0"/>
      <w:marBottom w:val="0"/>
      <w:divBdr>
        <w:top w:val="none" w:sz="0" w:space="0" w:color="auto"/>
        <w:left w:val="none" w:sz="0" w:space="0" w:color="auto"/>
        <w:bottom w:val="none" w:sz="0" w:space="0" w:color="auto"/>
        <w:right w:val="none" w:sz="0" w:space="0" w:color="auto"/>
      </w:divBdr>
    </w:div>
    <w:div w:id="339742304">
      <w:marLeft w:val="480"/>
      <w:marRight w:val="0"/>
      <w:marTop w:val="0"/>
      <w:marBottom w:val="0"/>
      <w:divBdr>
        <w:top w:val="none" w:sz="0" w:space="0" w:color="auto"/>
        <w:left w:val="none" w:sz="0" w:space="0" w:color="auto"/>
        <w:bottom w:val="none" w:sz="0" w:space="0" w:color="auto"/>
        <w:right w:val="none" w:sz="0" w:space="0" w:color="auto"/>
      </w:divBdr>
    </w:div>
    <w:div w:id="342322499">
      <w:marLeft w:val="480"/>
      <w:marRight w:val="0"/>
      <w:marTop w:val="0"/>
      <w:marBottom w:val="0"/>
      <w:divBdr>
        <w:top w:val="none" w:sz="0" w:space="0" w:color="auto"/>
        <w:left w:val="none" w:sz="0" w:space="0" w:color="auto"/>
        <w:bottom w:val="none" w:sz="0" w:space="0" w:color="auto"/>
        <w:right w:val="none" w:sz="0" w:space="0" w:color="auto"/>
      </w:divBdr>
    </w:div>
    <w:div w:id="342710966">
      <w:marLeft w:val="480"/>
      <w:marRight w:val="0"/>
      <w:marTop w:val="0"/>
      <w:marBottom w:val="0"/>
      <w:divBdr>
        <w:top w:val="none" w:sz="0" w:space="0" w:color="auto"/>
        <w:left w:val="none" w:sz="0" w:space="0" w:color="auto"/>
        <w:bottom w:val="none" w:sz="0" w:space="0" w:color="auto"/>
        <w:right w:val="none" w:sz="0" w:space="0" w:color="auto"/>
      </w:divBdr>
    </w:div>
    <w:div w:id="345333165">
      <w:marLeft w:val="480"/>
      <w:marRight w:val="0"/>
      <w:marTop w:val="0"/>
      <w:marBottom w:val="0"/>
      <w:divBdr>
        <w:top w:val="none" w:sz="0" w:space="0" w:color="auto"/>
        <w:left w:val="none" w:sz="0" w:space="0" w:color="auto"/>
        <w:bottom w:val="none" w:sz="0" w:space="0" w:color="auto"/>
        <w:right w:val="none" w:sz="0" w:space="0" w:color="auto"/>
      </w:divBdr>
    </w:div>
    <w:div w:id="346098046">
      <w:marLeft w:val="480"/>
      <w:marRight w:val="0"/>
      <w:marTop w:val="0"/>
      <w:marBottom w:val="0"/>
      <w:divBdr>
        <w:top w:val="none" w:sz="0" w:space="0" w:color="auto"/>
        <w:left w:val="none" w:sz="0" w:space="0" w:color="auto"/>
        <w:bottom w:val="none" w:sz="0" w:space="0" w:color="auto"/>
        <w:right w:val="none" w:sz="0" w:space="0" w:color="auto"/>
      </w:divBdr>
    </w:div>
    <w:div w:id="352146538">
      <w:marLeft w:val="480"/>
      <w:marRight w:val="0"/>
      <w:marTop w:val="0"/>
      <w:marBottom w:val="0"/>
      <w:divBdr>
        <w:top w:val="none" w:sz="0" w:space="0" w:color="auto"/>
        <w:left w:val="none" w:sz="0" w:space="0" w:color="auto"/>
        <w:bottom w:val="none" w:sz="0" w:space="0" w:color="auto"/>
        <w:right w:val="none" w:sz="0" w:space="0" w:color="auto"/>
      </w:divBdr>
    </w:div>
    <w:div w:id="362827415">
      <w:marLeft w:val="480"/>
      <w:marRight w:val="0"/>
      <w:marTop w:val="0"/>
      <w:marBottom w:val="0"/>
      <w:divBdr>
        <w:top w:val="none" w:sz="0" w:space="0" w:color="auto"/>
        <w:left w:val="none" w:sz="0" w:space="0" w:color="auto"/>
        <w:bottom w:val="none" w:sz="0" w:space="0" w:color="auto"/>
        <w:right w:val="none" w:sz="0" w:space="0" w:color="auto"/>
      </w:divBdr>
    </w:div>
    <w:div w:id="365912367">
      <w:marLeft w:val="480"/>
      <w:marRight w:val="0"/>
      <w:marTop w:val="0"/>
      <w:marBottom w:val="0"/>
      <w:divBdr>
        <w:top w:val="none" w:sz="0" w:space="0" w:color="auto"/>
        <w:left w:val="none" w:sz="0" w:space="0" w:color="auto"/>
        <w:bottom w:val="none" w:sz="0" w:space="0" w:color="auto"/>
        <w:right w:val="none" w:sz="0" w:space="0" w:color="auto"/>
      </w:divBdr>
    </w:div>
    <w:div w:id="372536615">
      <w:marLeft w:val="480"/>
      <w:marRight w:val="0"/>
      <w:marTop w:val="0"/>
      <w:marBottom w:val="0"/>
      <w:divBdr>
        <w:top w:val="none" w:sz="0" w:space="0" w:color="auto"/>
        <w:left w:val="none" w:sz="0" w:space="0" w:color="auto"/>
        <w:bottom w:val="none" w:sz="0" w:space="0" w:color="auto"/>
        <w:right w:val="none" w:sz="0" w:space="0" w:color="auto"/>
      </w:divBdr>
    </w:div>
    <w:div w:id="411125135">
      <w:marLeft w:val="480"/>
      <w:marRight w:val="0"/>
      <w:marTop w:val="0"/>
      <w:marBottom w:val="0"/>
      <w:divBdr>
        <w:top w:val="none" w:sz="0" w:space="0" w:color="auto"/>
        <w:left w:val="none" w:sz="0" w:space="0" w:color="auto"/>
        <w:bottom w:val="none" w:sz="0" w:space="0" w:color="auto"/>
        <w:right w:val="none" w:sz="0" w:space="0" w:color="auto"/>
      </w:divBdr>
    </w:div>
    <w:div w:id="419065606">
      <w:marLeft w:val="480"/>
      <w:marRight w:val="0"/>
      <w:marTop w:val="0"/>
      <w:marBottom w:val="0"/>
      <w:divBdr>
        <w:top w:val="none" w:sz="0" w:space="0" w:color="auto"/>
        <w:left w:val="none" w:sz="0" w:space="0" w:color="auto"/>
        <w:bottom w:val="none" w:sz="0" w:space="0" w:color="auto"/>
        <w:right w:val="none" w:sz="0" w:space="0" w:color="auto"/>
      </w:divBdr>
    </w:div>
    <w:div w:id="429931155">
      <w:marLeft w:val="480"/>
      <w:marRight w:val="0"/>
      <w:marTop w:val="0"/>
      <w:marBottom w:val="0"/>
      <w:divBdr>
        <w:top w:val="none" w:sz="0" w:space="0" w:color="auto"/>
        <w:left w:val="none" w:sz="0" w:space="0" w:color="auto"/>
        <w:bottom w:val="none" w:sz="0" w:space="0" w:color="auto"/>
        <w:right w:val="none" w:sz="0" w:space="0" w:color="auto"/>
      </w:divBdr>
    </w:div>
    <w:div w:id="430976227">
      <w:marLeft w:val="480"/>
      <w:marRight w:val="0"/>
      <w:marTop w:val="0"/>
      <w:marBottom w:val="0"/>
      <w:divBdr>
        <w:top w:val="none" w:sz="0" w:space="0" w:color="auto"/>
        <w:left w:val="none" w:sz="0" w:space="0" w:color="auto"/>
        <w:bottom w:val="none" w:sz="0" w:space="0" w:color="auto"/>
        <w:right w:val="none" w:sz="0" w:space="0" w:color="auto"/>
      </w:divBdr>
    </w:div>
    <w:div w:id="438374295">
      <w:marLeft w:val="480"/>
      <w:marRight w:val="0"/>
      <w:marTop w:val="0"/>
      <w:marBottom w:val="0"/>
      <w:divBdr>
        <w:top w:val="none" w:sz="0" w:space="0" w:color="auto"/>
        <w:left w:val="none" w:sz="0" w:space="0" w:color="auto"/>
        <w:bottom w:val="none" w:sz="0" w:space="0" w:color="auto"/>
        <w:right w:val="none" w:sz="0" w:space="0" w:color="auto"/>
      </w:divBdr>
    </w:div>
    <w:div w:id="453867779">
      <w:marLeft w:val="480"/>
      <w:marRight w:val="0"/>
      <w:marTop w:val="0"/>
      <w:marBottom w:val="0"/>
      <w:divBdr>
        <w:top w:val="none" w:sz="0" w:space="0" w:color="auto"/>
        <w:left w:val="none" w:sz="0" w:space="0" w:color="auto"/>
        <w:bottom w:val="none" w:sz="0" w:space="0" w:color="auto"/>
        <w:right w:val="none" w:sz="0" w:space="0" w:color="auto"/>
      </w:divBdr>
    </w:div>
    <w:div w:id="455687193">
      <w:marLeft w:val="480"/>
      <w:marRight w:val="0"/>
      <w:marTop w:val="0"/>
      <w:marBottom w:val="0"/>
      <w:divBdr>
        <w:top w:val="none" w:sz="0" w:space="0" w:color="auto"/>
        <w:left w:val="none" w:sz="0" w:space="0" w:color="auto"/>
        <w:bottom w:val="none" w:sz="0" w:space="0" w:color="auto"/>
        <w:right w:val="none" w:sz="0" w:space="0" w:color="auto"/>
      </w:divBdr>
    </w:div>
    <w:div w:id="458424816">
      <w:marLeft w:val="480"/>
      <w:marRight w:val="0"/>
      <w:marTop w:val="0"/>
      <w:marBottom w:val="0"/>
      <w:divBdr>
        <w:top w:val="none" w:sz="0" w:space="0" w:color="auto"/>
        <w:left w:val="none" w:sz="0" w:space="0" w:color="auto"/>
        <w:bottom w:val="none" w:sz="0" w:space="0" w:color="auto"/>
        <w:right w:val="none" w:sz="0" w:space="0" w:color="auto"/>
      </w:divBdr>
    </w:div>
    <w:div w:id="467476889">
      <w:marLeft w:val="480"/>
      <w:marRight w:val="0"/>
      <w:marTop w:val="0"/>
      <w:marBottom w:val="0"/>
      <w:divBdr>
        <w:top w:val="none" w:sz="0" w:space="0" w:color="auto"/>
        <w:left w:val="none" w:sz="0" w:space="0" w:color="auto"/>
        <w:bottom w:val="none" w:sz="0" w:space="0" w:color="auto"/>
        <w:right w:val="none" w:sz="0" w:space="0" w:color="auto"/>
      </w:divBdr>
    </w:div>
    <w:div w:id="477723691">
      <w:marLeft w:val="480"/>
      <w:marRight w:val="0"/>
      <w:marTop w:val="0"/>
      <w:marBottom w:val="0"/>
      <w:divBdr>
        <w:top w:val="none" w:sz="0" w:space="0" w:color="auto"/>
        <w:left w:val="none" w:sz="0" w:space="0" w:color="auto"/>
        <w:bottom w:val="none" w:sz="0" w:space="0" w:color="auto"/>
        <w:right w:val="none" w:sz="0" w:space="0" w:color="auto"/>
      </w:divBdr>
    </w:div>
    <w:div w:id="497114098">
      <w:marLeft w:val="480"/>
      <w:marRight w:val="0"/>
      <w:marTop w:val="0"/>
      <w:marBottom w:val="0"/>
      <w:divBdr>
        <w:top w:val="none" w:sz="0" w:space="0" w:color="auto"/>
        <w:left w:val="none" w:sz="0" w:space="0" w:color="auto"/>
        <w:bottom w:val="none" w:sz="0" w:space="0" w:color="auto"/>
        <w:right w:val="none" w:sz="0" w:space="0" w:color="auto"/>
      </w:divBdr>
    </w:div>
    <w:div w:id="506946549">
      <w:marLeft w:val="480"/>
      <w:marRight w:val="0"/>
      <w:marTop w:val="0"/>
      <w:marBottom w:val="0"/>
      <w:divBdr>
        <w:top w:val="none" w:sz="0" w:space="0" w:color="auto"/>
        <w:left w:val="none" w:sz="0" w:space="0" w:color="auto"/>
        <w:bottom w:val="none" w:sz="0" w:space="0" w:color="auto"/>
        <w:right w:val="none" w:sz="0" w:space="0" w:color="auto"/>
      </w:divBdr>
    </w:div>
    <w:div w:id="511454878">
      <w:marLeft w:val="480"/>
      <w:marRight w:val="0"/>
      <w:marTop w:val="0"/>
      <w:marBottom w:val="0"/>
      <w:divBdr>
        <w:top w:val="none" w:sz="0" w:space="0" w:color="auto"/>
        <w:left w:val="none" w:sz="0" w:space="0" w:color="auto"/>
        <w:bottom w:val="none" w:sz="0" w:space="0" w:color="auto"/>
        <w:right w:val="none" w:sz="0" w:space="0" w:color="auto"/>
      </w:divBdr>
    </w:div>
    <w:div w:id="523058236">
      <w:marLeft w:val="480"/>
      <w:marRight w:val="0"/>
      <w:marTop w:val="0"/>
      <w:marBottom w:val="0"/>
      <w:divBdr>
        <w:top w:val="none" w:sz="0" w:space="0" w:color="auto"/>
        <w:left w:val="none" w:sz="0" w:space="0" w:color="auto"/>
        <w:bottom w:val="none" w:sz="0" w:space="0" w:color="auto"/>
        <w:right w:val="none" w:sz="0" w:space="0" w:color="auto"/>
      </w:divBdr>
    </w:div>
    <w:div w:id="525292648">
      <w:marLeft w:val="480"/>
      <w:marRight w:val="0"/>
      <w:marTop w:val="0"/>
      <w:marBottom w:val="0"/>
      <w:divBdr>
        <w:top w:val="none" w:sz="0" w:space="0" w:color="auto"/>
        <w:left w:val="none" w:sz="0" w:space="0" w:color="auto"/>
        <w:bottom w:val="none" w:sz="0" w:space="0" w:color="auto"/>
        <w:right w:val="none" w:sz="0" w:space="0" w:color="auto"/>
      </w:divBdr>
    </w:div>
    <w:div w:id="539249061">
      <w:marLeft w:val="480"/>
      <w:marRight w:val="0"/>
      <w:marTop w:val="0"/>
      <w:marBottom w:val="0"/>
      <w:divBdr>
        <w:top w:val="none" w:sz="0" w:space="0" w:color="auto"/>
        <w:left w:val="none" w:sz="0" w:space="0" w:color="auto"/>
        <w:bottom w:val="none" w:sz="0" w:space="0" w:color="auto"/>
        <w:right w:val="none" w:sz="0" w:space="0" w:color="auto"/>
      </w:divBdr>
    </w:div>
    <w:div w:id="561065600">
      <w:marLeft w:val="480"/>
      <w:marRight w:val="0"/>
      <w:marTop w:val="0"/>
      <w:marBottom w:val="0"/>
      <w:divBdr>
        <w:top w:val="none" w:sz="0" w:space="0" w:color="auto"/>
        <w:left w:val="none" w:sz="0" w:space="0" w:color="auto"/>
        <w:bottom w:val="none" w:sz="0" w:space="0" w:color="auto"/>
        <w:right w:val="none" w:sz="0" w:space="0" w:color="auto"/>
      </w:divBdr>
    </w:div>
    <w:div w:id="563613373">
      <w:marLeft w:val="480"/>
      <w:marRight w:val="0"/>
      <w:marTop w:val="0"/>
      <w:marBottom w:val="0"/>
      <w:divBdr>
        <w:top w:val="none" w:sz="0" w:space="0" w:color="auto"/>
        <w:left w:val="none" w:sz="0" w:space="0" w:color="auto"/>
        <w:bottom w:val="none" w:sz="0" w:space="0" w:color="auto"/>
        <w:right w:val="none" w:sz="0" w:space="0" w:color="auto"/>
      </w:divBdr>
    </w:div>
    <w:div w:id="564266004">
      <w:marLeft w:val="480"/>
      <w:marRight w:val="0"/>
      <w:marTop w:val="0"/>
      <w:marBottom w:val="0"/>
      <w:divBdr>
        <w:top w:val="none" w:sz="0" w:space="0" w:color="auto"/>
        <w:left w:val="none" w:sz="0" w:space="0" w:color="auto"/>
        <w:bottom w:val="none" w:sz="0" w:space="0" w:color="auto"/>
        <w:right w:val="none" w:sz="0" w:space="0" w:color="auto"/>
      </w:divBdr>
    </w:div>
    <w:div w:id="567958137">
      <w:marLeft w:val="480"/>
      <w:marRight w:val="0"/>
      <w:marTop w:val="0"/>
      <w:marBottom w:val="0"/>
      <w:divBdr>
        <w:top w:val="none" w:sz="0" w:space="0" w:color="auto"/>
        <w:left w:val="none" w:sz="0" w:space="0" w:color="auto"/>
        <w:bottom w:val="none" w:sz="0" w:space="0" w:color="auto"/>
        <w:right w:val="none" w:sz="0" w:space="0" w:color="auto"/>
      </w:divBdr>
    </w:div>
    <w:div w:id="580412629">
      <w:marLeft w:val="480"/>
      <w:marRight w:val="0"/>
      <w:marTop w:val="0"/>
      <w:marBottom w:val="0"/>
      <w:divBdr>
        <w:top w:val="none" w:sz="0" w:space="0" w:color="auto"/>
        <w:left w:val="none" w:sz="0" w:space="0" w:color="auto"/>
        <w:bottom w:val="none" w:sz="0" w:space="0" w:color="auto"/>
        <w:right w:val="none" w:sz="0" w:space="0" w:color="auto"/>
      </w:divBdr>
    </w:div>
    <w:div w:id="582420707">
      <w:marLeft w:val="480"/>
      <w:marRight w:val="0"/>
      <w:marTop w:val="0"/>
      <w:marBottom w:val="0"/>
      <w:divBdr>
        <w:top w:val="none" w:sz="0" w:space="0" w:color="auto"/>
        <w:left w:val="none" w:sz="0" w:space="0" w:color="auto"/>
        <w:bottom w:val="none" w:sz="0" w:space="0" w:color="auto"/>
        <w:right w:val="none" w:sz="0" w:space="0" w:color="auto"/>
      </w:divBdr>
    </w:div>
    <w:div w:id="583613892">
      <w:marLeft w:val="480"/>
      <w:marRight w:val="0"/>
      <w:marTop w:val="0"/>
      <w:marBottom w:val="0"/>
      <w:divBdr>
        <w:top w:val="none" w:sz="0" w:space="0" w:color="auto"/>
        <w:left w:val="none" w:sz="0" w:space="0" w:color="auto"/>
        <w:bottom w:val="none" w:sz="0" w:space="0" w:color="auto"/>
        <w:right w:val="none" w:sz="0" w:space="0" w:color="auto"/>
      </w:divBdr>
    </w:div>
    <w:div w:id="591746251">
      <w:marLeft w:val="480"/>
      <w:marRight w:val="0"/>
      <w:marTop w:val="0"/>
      <w:marBottom w:val="0"/>
      <w:divBdr>
        <w:top w:val="none" w:sz="0" w:space="0" w:color="auto"/>
        <w:left w:val="none" w:sz="0" w:space="0" w:color="auto"/>
        <w:bottom w:val="none" w:sz="0" w:space="0" w:color="auto"/>
        <w:right w:val="none" w:sz="0" w:space="0" w:color="auto"/>
      </w:divBdr>
    </w:div>
    <w:div w:id="605767928">
      <w:marLeft w:val="480"/>
      <w:marRight w:val="0"/>
      <w:marTop w:val="0"/>
      <w:marBottom w:val="0"/>
      <w:divBdr>
        <w:top w:val="none" w:sz="0" w:space="0" w:color="auto"/>
        <w:left w:val="none" w:sz="0" w:space="0" w:color="auto"/>
        <w:bottom w:val="none" w:sz="0" w:space="0" w:color="auto"/>
        <w:right w:val="none" w:sz="0" w:space="0" w:color="auto"/>
      </w:divBdr>
    </w:div>
    <w:div w:id="607129846">
      <w:marLeft w:val="480"/>
      <w:marRight w:val="0"/>
      <w:marTop w:val="0"/>
      <w:marBottom w:val="0"/>
      <w:divBdr>
        <w:top w:val="none" w:sz="0" w:space="0" w:color="auto"/>
        <w:left w:val="none" w:sz="0" w:space="0" w:color="auto"/>
        <w:bottom w:val="none" w:sz="0" w:space="0" w:color="auto"/>
        <w:right w:val="none" w:sz="0" w:space="0" w:color="auto"/>
      </w:divBdr>
    </w:div>
    <w:div w:id="625432225">
      <w:marLeft w:val="480"/>
      <w:marRight w:val="0"/>
      <w:marTop w:val="0"/>
      <w:marBottom w:val="0"/>
      <w:divBdr>
        <w:top w:val="none" w:sz="0" w:space="0" w:color="auto"/>
        <w:left w:val="none" w:sz="0" w:space="0" w:color="auto"/>
        <w:bottom w:val="none" w:sz="0" w:space="0" w:color="auto"/>
        <w:right w:val="none" w:sz="0" w:space="0" w:color="auto"/>
      </w:divBdr>
    </w:div>
    <w:div w:id="634143798">
      <w:marLeft w:val="480"/>
      <w:marRight w:val="0"/>
      <w:marTop w:val="0"/>
      <w:marBottom w:val="0"/>
      <w:divBdr>
        <w:top w:val="none" w:sz="0" w:space="0" w:color="auto"/>
        <w:left w:val="none" w:sz="0" w:space="0" w:color="auto"/>
        <w:bottom w:val="none" w:sz="0" w:space="0" w:color="auto"/>
        <w:right w:val="none" w:sz="0" w:space="0" w:color="auto"/>
      </w:divBdr>
    </w:div>
    <w:div w:id="635183581">
      <w:marLeft w:val="480"/>
      <w:marRight w:val="0"/>
      <w:marTop w:val="0"/>
      <w:marBottom w:val="0"/>
      <w:divBdr>
        <w:top w:val="none" w:sz="0" w:space="0" w:color="auto"/>
        <w:left w:val="none" w:sz="0" w:space="0" w:color="auto"/>
        <w:bottom w:val="none" w:sz="0" w:space="0" w:color="auto"/>
        <w:right w:val="none" w:sz="0" w:space="0" w:color="auto"/>
      </w:divBdr>
    </w:div>
    <w:div w:id="637151207">
      <w:marLeft w:val="480"/>
      <w:marRight w:val="0"/>
      <w:marTop w:val="0"/>
      <w:marBottom w:val="0"/>
      <w:divBdr>
        <w:top w:val="none" w:sz="0" w:space="0" w:color="auto"/>
        <w:left w:val="none" w:sz="0" w:space="0" w:color="auto"/>
        <w:bottom w:val="none" w:sz="0" w:space="0" w:color="auto"/>
        <w:right w:val="none" w:sz="0" w:space="0" w:color="auto"/>
      </w:divBdr>
    </w:div>
    <w:div w:id="637808809">
      <w:marLeft w:val="480"/>
      <w:marRight w:val="0"/>
      <w:marTop w:val="0"/>
      <w:marBottom w:val="0"/>
      <w:divBdr>
        <w:top w:val="none" w:sz="0" w:space="0" w:color="auto"/>
        <w:left w:val="none" w:sz="0" w:space="0" w:color="auto"/>
        <w:bottom w:val="none" w:sz="0" w:space="0" w:color="auto"/>
        <w:right w:val="none" w:sz="0" w:space="0" w:color="auto"/>
      </w:divBdr>
    </w:div>
    <w:div w:id="642154436">
      <w:marLeft w:val="480"/>
      <w:marRight w:val="0"/>
      <w:marTop w:val="0"/>
      <w:marBottom w:val="0"/>
      <w:divBdr>
        <w:top w:val="none" w:sz="0" w:space="0" w:color="auto"/>
        <w:left w:val="none" w:sz="0" w:space="0" w:color="auto"/>
        <w:bottom w:val="none" w:sz="0" w:space="0" w:color="auto"/>
        <w:right w:val="none" w:sz="0" w:space="0" w:color="auto"/>
      </w:divBdr>
    </w:div>
    <w:div w:id="645354245">
      <w:marLeft w:val="480"/>
      <w:marRight w:val="0"/>
      <w:marTop w:val="0"/>
      <w:marBottom w:val="0"/>
      <w:divBdr>
        <w:top w:val="none" w:sz="0" w:space="0" w:color="auto"/>
        <w:left w:val="none" w:sz="0" w:space="0" w:color="auto"/>
        <w:bottom w:val="none" w:sz="0" w:space="0" w:color="auto"/>
        <w:right w:val="none" w:sz="0" w:space="0" w:color="auto"/>
      </w:divBdr>
    </w:div>
    <w:div w:id="651060974">
      <w:marLeft w:val="480"/>
      <w:marRight w:val="0"/>
      <w:marTop w:val="0"/>
      <w:marBottom w:val="0"/>
      <w:divBdr>
        <w:top w:val="none" w:sz="0" w:space="0" w:color="auto"/>
        <w:left w:val="none" w:sz="0" w:space="0" w:color="auto"/>
        <w:bottom w:val="none" w:sz="0" w:space="0" w:color="auto"/>
        <w:right w:val="none" w:sz="0" w:space="0" w:color="auto"/>
      </w:divBdr>
    </w:div>
    <w:div w:id="652412772">
      <w:marLeft w:val="480"/>
      <w:marRight w:val="0"/>
      <w:marTop w:val="0"/>
      <w:marBottom w:val="0"/>
      <w:divBdr>
        <w:top w:val="none" w:sz="0" w:space="0" w:color="auto"/>
        <w:left w:val="none" w:sz="0" w:space="0" w:color="auto"/>
        <w:bottom w:val="none" w:sz="0" w:space="0" w:color="auto"/>
        <w:right w:val="none" w:sz="0" w:space="0" w:color="auto"/>
      </w:divBdr>
    </w:div>
    <w:div w:id="663051171">
      <w:marLeft w:val="480"/>
      <w:marRight w:val="0"/>
      <w:marTop w:val="0"/>
      <w:marBottom w:val="0"/>
      <w:divBdr>
        <w:top w:val="none" w:sz="0" w:space="0" w:color="auto"/>
        <w:left w:val="none" w:sz="0" w:space="0" w:color="auto"/>
        <w:bottom w:val="none" w:sz="0" w:space="0" w:color="auto"/>
        <w:right w:val="none" w:sz="0" w:space="0" w:color="auto"/>
      </w:divBdr>
    </w:div>
    <w:div w:id="663822824">
      <w:marLeft w:val="480"/>
      <w:marRight w:val="0"/>
      <w:marTop w:val="0"/>
      <w:marBottom w:val="0"/>
      <w:divBdr>
        <w:top w:val="none" w:sz="0" w:space="0" w:color="auto"/>
        <w:left w:val="none" w:sz="0" w:space="0" w:color="auto"/>
        <w:bottom w:val="none" w:sz="0" w:space="0" w:color="auto"/>
        <w:right w:val="none" w:sz="0" w:space="0" w:color="auto"/>
      </w:divBdr>
    </w:div>
    <w:div w:id="664170684">
      <w:marLeft w:val="480"/>
      <w:marRight w:val="0"/>
      <w:marTop w:val="0"/>
      <w:marBottom w:val="0"/>
      <w:divBdr>
        <w:top w:val="none" w:sz="0" w:space="0" w:color="auto"/>
        <w:left w:val="none" w:sz="0" w:space="0" w:color="auto"/>
        <w:bottom w:val="none" w:sz="0" w:space="0" w:color="auto"/>
        <w:right w:val="none" w:sz="0" w:space="0" w:color="auto"/>
      </w:divBdr>
    </w:div>
    <w:div w:id="672992219">
      <w:marLeft w:val="480"/>
      <w:marRight w:val="0"/>
      <w:marTop w:val="0"/>
      <w:marBottom w:val="0"/>
      <w:divBdr>
        <w:top w:val="none" w:sz="0" w:space="0" w:color="auto"/>
        <w:left w:val="none" w:sz="0" w:space="0" w:color="auto"/>
        <w:bottom w:val="none" w:sz="0" w:space="0" w:color="auto"/>
        <w:right w:val="none" w:sz="0" w:space="0" w:color="auto"/>
      </w:divBdr>
    </w:div>
    <w:div w:id="674921734">
      <w:marLeft w:val="480"/>
      <w:marRight w:val="0"/>
      <w:marTop w:val="0"/>
      <w:marBottom w:val="0"/>
      <w:divBdr>
        <w:top w:val="none" w:sz="0" w:space="0" w:color="auto"/>
        <w:left w:val="none" w:sz="0" w:space="0" w:color="auto"/>
        <w:bottom w:val="none" w:sz="0" w:space="0" w:color="auto"/>
        <w:right w:val="none" w:sz="0" w:space="0" w:color="auto"/>
      </w:divBdr>
    </w:div>
    <w:div w:id="675839685">
      <w:marLeft w:val="480"/>
      <w:marRight w:val="0"/>
      <w:marTop w:val="0"/>
      <w:marBottom w:val="0"/>
      <w:divBdr>
        <w:top w:val="none" w:sz="0" w:space="0" w:color="auto"/>
        <w:left w:val="none" w:sz="0" w:space="0" w:color="auto"/>
        <w:bottom w:val="none" w:sz="0" w:space="0" w:color="auto"/>
        <w:right w:val="none" w:sz="0" w:space="0" w:color="auto"/>
      </w:divBdr>
    </w:div>
    <w:div w:id="676611909">
      <w:marLeft w:val="480"/>
      <w:marRight w:val="0"/>
      <w:marTop w:val="0"/>
      <w:marBottom w:val="0"/>
      <w:divBdr>
        <w:top w:val="none" w:sz="0" w:space="0" w:color="auto"/>
        <w:left w:val="none" w:sz="0" w:space="0" w:color="auto"/>
        <w:bottom w:val="none" w:sz="0" w:space="0" w:color="auto"/>
        <w:right w:val="none" w:sz="0" w:space="0" w:color="auto"/>
      </w:divBdr>
    </w:div>
    <w:div w:id="677729639">
      <w:marLeft w:val="480"/>
      <w:marRight w:val="0"/>
      <w:marTop w:val="0"/>
      <w:marBottom w:val="0"/>
      <w:divBdr>
        <w:top w:val="none" w:sz="0" w:space="0" w:color="auto"/>
        <w:left w:val="none" w:sz="0" w:space="0" w:color="auto"/>
        <w:bottom w:val="none" w:sz="0" w:space="0" w:color="auto"/>
        <w:right w:val="none" w:sz="0" w:space="0" w:color="auto"/>
      </w:divBdr>
    </w:div>
    <w:div w:id="684937208">
      <w:marLeft w:val="480"/>
      <w:marRight w:val="0"/>
      <w:marTop w:val="0"/>
      <w:marBottom w:val="0"/>
      <w:divBdr>
        <w:top w:val="none" w:sz="0" w:space="0" w:color="auto"/>
        <w:left w:val="none" w:sz="0" w:space="0" w:color="auto"/>
        <w:bottom w:val="none" w:sz="0" w:space="0" w:color="auto"/>
        <w:right w:val="none" w:sz="0" w:space="0" w:color="auto"/>
      </w:divBdr>
    </w:div>
    <w:div w:id="689449649">
      <w:marLeft w:val="480"/>
      <w:marRight w:val="0"/>
      <w:marTop w:val="0"/>
      <w:marBottom w:val="0"/>
      <w:divBdr>
        <w:top w:val="none" w:sz="0" w:space="0" w:color="auto"/>
        <w:left w:val="none" w:sz="0" w:space="0" w:color="auto"/>
        <w:bottom w:val="none" w:sz="0" w:space="0" w:color="auto"/>
        <w:right w:val="none" w:sz="0" w:space="0" w:color="auto"/>
      </w:divBdr>
    </w:div>
    <w:div w:id="695814656">
      <w:marLeft w:val="480"/>
      <w:marRight w:val="0"/>
      <w:marTop w:val="0"/>
      <w:marBottom w:val="0"/>
      <w:divBdr>
        <w:top w:val="none" w:sz="0" w:space="0" w:color="auto"/>
        <w:left w:val="none" w:sz="0" w:space="0" w:color="auto"/>
        <w:bottom w:val="none" w:sz="0" w:space="0" w:color="auto"/>
        <w:right w:val="none" w:sz="0" w:space="0" w:color="auto"/>
      </w:divBdr>
    </w:div>
    <w:div w:id="708258134">
      <w:marLeft w:val="480"/>
      <w:marRight w:val="0"/>
      <w:marTop w:val="0"/>
      <w:marBottom w:val="0"/>
      <w:divBdr>
        <w:top w:val="none" w:sz="0" w:space="0" w:color="auto"/>
        <w:left w:val="none" w:sz="0" w:space="0" w:color="auto"/>
        <w:bottom w:val="none" w:sz="0" w:space="0" w:color="auto"/>
        <w:right w:val="none" w:sz="0" w:space="0" w:color="auto"/>
      </w:divBdr>
    </w:div>
    <w:div w:id="717820851">
      <w:marLeft w:val="480"/>
      <w:marRight w:val="0"/>
      <w:marTop w:val="0"/>
      <w:marBottom w:val="0"/>
      <w:divBdr>
        <w:top w:val="none" w:sz="0" w:space="0" w:color="auto"/>
        <w:left w:val="none" w:sz="0" w:space="0" w:color="auto"/>
        <w:bottom w:val="none" w:sz="0" w:space="0" w:color="auto"/>
        <w:right w:val="none" w:sz="0" w:space="0" w:color="auto"/>
      </w:divBdr>
    </w:div>
    <w:div w:id="720903070">
      <w:marLeft w:val="480"/>
      <w:marRight w:val="0"/>
      <w:marTop w:val="0"/>
      <w:marBottom w:val="0"/>
      <w:divBdr>
        <w:top w:val="none" w:sz="0" w:space="0" w:color="auto"/>
        <w:left w:val="none" w:sz="0" w:space="0" w:color="auto"/>
        <w:bottom w:val="none" w:sz="0" w:space="0" w:color="auto"/>
        <w:right w:val="none" w:sz="0" w:space="0" w:color="auto"/>
      </w:divBdr>
    </w:div>
    <w:div w:id="728504754">
      <w:marLeft w:val="480"/>
      <w:marRight w:val="0"/>
      <w:marTop w:val="0"/>
      <w:marBottom w:val="0"/>
      <w:divBdr>
        <w:top w:val="none" w:sz="0" w:space="0" w:color="auto"/>
        <w:left w:val="none" w:sz="0" w:space="0" w:color="auto"/>
        <w:bottom w:val="none" w:sz="0" w:space="0" w:color="auto"/>
        <w:right w:val="none" w:sz="0" w:space="0" w:color="auto"/>
      </w:divBdr>
    </w:div>
    <w:div w:id="736055259">
      <w:marLeft w:val="480"/>
      <w:marRight w:val="0"/>
      <w:marTop w:val="0"/>
      <w:marBottom w:val="0"/>
      <w:divBdr>
        <w:top w:val="none" w:sz="0" w:space="0" w:color="auto"/>
        <w:left w:val="none" w:sz="0" w:space="0" w:color="auto"/>
        <w:bottom w:val="none" w:sz="0" w:space="0" w:color="auto"/>
        <w:right w:val="none" w:sz="0" w:space="0" w:color="auto"/>
      </w:divBdr>
    </w:div>
    <w:div w:id="737558289">
      <w:marLeft w:val="480"/>
      <w:marRight w:val="0"/>
      <w:marTop w:val="0"/>
      <w:marBottom w:val="0"/>
      <w:divBdr>
        <w:top w:val="none" w:sz="0" w:space="0" w:color="auto"/>
        <w:left w:val="none" w:sz="0" w:space="0" w:color="auto"/>
        <w:bottom w:val="none" w:sz="0" w:space="0" w:color="auto"/>
        <w:right w:val="none" w:sz="0" w:space="0" w:color="auto"/>
      </w:divBdr>
    </w:div>
    <w:div w:id="740250257">
      <w:marLeft w:val="480"/>
      <w:marRight w:val="0"/>
      <w:marTop w:val="0"/>
      <w:marBottom w:val="0"/>
      <w:divBdr>
        <w:top w:val="none" w:sz="0" w:space="0" w:color="auto"/>
        <w:left w:val="none" w:sz="0" w:space="0" w:color="auto"/>
        <w:bottom w:val="none" w:sz="0" w:space="0" w:color="auto"/>
        <w:right w:val="none" w:sz="0" w:space="0" w:color="auto"/>
      </w:divBdr>
    </w:div>
    <w:div w:id="746540680">
      <w:marLeft w:val="480"/>
      <w:marRight w:val="0"/>
      <w:marTop w:val="0"/>
      <w:marBottom w:val="0"/>
      <w:divBdr>
        <w:top w:val="none" w:sz="0" w:space="0" w:color="auto"/>
        <w:left w:val="none" w:sz="0" w:space="0" w:color="auto"/>
        <w:bottom w:val="none" w:sz="0" w:space="0" w:color="auto"/>
        <w:right w:val="none" w:sz="0" w:space="0" w:color="auto"/>
      </w:divBdr>
    </w:div>
    <w:div w:id="763573459">
      <w:marLeft w:val="480"/>
      <w:marRight w:val="0"/>
      <w:marTop w:val="0"/>
      <w:marBottom w:val="0"/>
      <w:divBdr>
        <w:top w:val="none" w:sz="0" w:space="0" w:color="auto"/>
        <w:left w:val="none" w:sz="0" w:space="0" w:color="auto"/>
        <w:bottom w:val="none" w:sz="0" w:space="0" w:color="auto"/>
        <w:right w:val="none" w:sz="0" w:space="0" w:color="auto"/>
      </w:divBdr>
    </w:div>
    <w:div w:id="769741983">
      <w:marLeft w:val="480"/>
      <w:marRight w:val="0"/>
      <w:marTop w:val="0"/>
      <w:marBottom w:val="0"/>
      <w:divBdr>
        <w:top w:val="none" w:sz="0" w:space="0" w:color="auto"/>
        <w:left w:val="none" w:sz="0" w:space="0" w:color="auto"/>
        <w:bottom w:val="none" w:sz="0" w:space="0" w:color="auto"/>
        <w:right w:val="none" w:sz="0" w:space="0" w:color="auto"/>
      </w:divBdr>
    </w:div>
    <w:div w:id="770786113">
      <w:marLeft w:val="480"/>
      <w:marRight w:val="0"/>
      <w:marTop w:val="0"/>
      <w:marBottom w:val="0"/>
      <w:divBdr>
        <w:top w:val="none" w:sz="0" w:space="0" w:color="auto"/>
        <w:left w:val="none" w:sz="0" w:space="0" w:color="auto"/>
        <w:bottom w:val="none" w:sz="0" w:space="0" w:color="auto"/>
        <w:right w:val="none" w:sz="0" w:space="0" w:color="auto"/>
      </w:divBdr>
    </w:div>
    <w:div w:id="817504010">
      <w:marLeft w:val="480"/>
      <w:marRight w:val="0"/>
      <w:marTop w:val="0"/>
      <w:marBottom w:val="0"/>
      <w:divBdr>
        <w:top w:val="none" w:sz="0" w:space="0" w:color="auto"/>
        <w:left w:val="none" w:sz="0" w:space="0" w:color="auto"/>
        <w:bottom w:val="none" w:sz="0" w:space="0" w:color="auto"/>
        <w:right w:val="none" w:sz="0" w:space="0" w:color="auto"/>
      </w:divBdr>
    </w:div>
    <w:div w:id="821312879">
      <w:marLeft w:val="480"/>
      <w:marRight w:val="0"/>
      <w:marTop w:val="0"/>
      <w:marBottom w:val="0"/>
      <w:divBdr>
        <w:top w:val="none" w:sz="0" w:space="0" w:color="auto"/>
        <w:left w:val="none" w:sz="0" w:space="0" w:color="auto"/>
        <w:bottom w:val="none" w:sz="0" w:space="0" w:color="auto"/>
        <w:right w:val="none" w:sz="0" w:space="0" w:color="auto"/>
      </w:divBdr>
    </w:div>
    <w:div w:id="831795433">
      <w:marLeft w:val="480"/>
      <w:marRight w:val="0"/>
      <w:marTop w:val="0"/>
      <w:marBottom w:val="0"/>
      <w:divBdr>
        <w:top w:val="none" w:sz="0" w:space="0" w:color="auto"/>
        <w:left w:val="none" w:sz="0" w:space="0" w:color="auto"/>
        <w:bottom w:val="none" w:sz="0" w:space="0" w:color="auto"/>
        <w:right w:val="none" w:sz="0" w:space="0" w:color="auto"/>
      </w:divBdr>
    </w:div>
    <w:div w:id="835918352">
      <w:marLeft w:val="480"/>
      <w:marRight w:val="0"/>
      <w:marTop w:val="0"/>
      <w:marBottom w:val="0"/>
      <w:divBdr>
        <w:top w:val="none" w:sz="0" w:space="0" w:color="auto"/>
        <w:left w:val="none" w:sz="0" w:space="0" w:color="auto"/>
        <w:bottom w:val="none" w:sz="0" w:space="0" w:color="auto"/>
        <w:right w:val="none" w:sz="0" w:space="0" w:color="auto"/>
      </w:divBdr>
    </w:div>
    <w:div w:id="840923838">
      <w:marLeft w:val="480"/>
      <w:marRight w:val="0"/>
      <w:marTop w:val="0"/>
      <w:marBottom w:val="0"/>
      <w:divBdr>
        <w:top w:val="none" w:sz="0" w:space="0" w:color="auto"/>
        <w:left w:val="none" w:sz="0" w:space="0" w:color="auto"/>
        <w:bottom w:val="none" w:sz="0" w:space="0" w:color="auto"/>
        <w:right w:val="none" w:sz="0" w:space="0" w:color="auto"/>
      </w:divBdr>
    </w:div>
    <w:div w:id="847910066">
      <w:marLeft w:val="480"/>
      <w:marRight w:val="0"/>
      <w:marTop w:val="0"/>
      <w:marBottom w:val="0"/>
      <w:divBdr>
        <w:top w:val="none" w:sz="0" w:space="0" w:color="auto"/>
        <w:left w:val="none" w:sz="0" w:space="0" w:color="auto"/>
        <w:bottom w:val="none" w:sz="0" w:space="0" w:color="auto"/>
        <w:right w:val="none" w:sz="0" w:space="0" w:color="auto"/>
      </w:divBdr>
    </w:div>
    <w:div w:id="866484107">
      <w:marLeft w:val="480"/>
      <w:marRight w:val="0"/>
      <w:marTop w:val="0"/>
      <w:marBottom w:val="0"/>
      <w:divBdr>
        <w:top w:val="none" w:sz="0" w:space="0" w:color="auto"/>
        <w:left w:val="none" w:sz="0" w:space="0" w:color="auto"/>
        <w:bottom w:val="none" w:sz="0" w:space="0" w:color="auto"/>
        <w:right w:val="none" w:sz="0" w:space="0" w:color="auto"/>
      </w:divBdr>
    </w:div>
    <w:div w:id="882593700">
      <w:marLeft w:val="480"/>
      <w:marRight w:val="0"/>
      <w:marTop w:val="0"/>
      <w:marBottom w:val="0"/>
      <w:divBdr>
        <w:top w:val="none" w:sz="0" w:space="0" w:color="auto"/>
        <w:left w:val="none" w:sz="0" w:space="0" w:color="auto"/>
        <w:bottom w:val="none" w:sz="0" w:space="0" w:color="auto"/>
        <w:right w:val="none" w:sz="0" w:space="0" w:color="auto"/>
      </w:divBdr>
    </w:div>
    <w:div w:id="883711551">
      <w:marLeft w:val="480"/>
      <w:marRight w:val="0"/>
      <w:marTop w:val="0"/>
      <w:marBottom w:val="0"/>
      <w:divBdr>
        <w:top w:val="none" w:sz="0" w:space="0" w:color="auto"/>
        <w:left w:val="none" w:sz="0" w:space="0" w:color="auto"/>
        <w:bottom w:val="none" w:sz="0" w:space="0" w:color="auto"/>
        <w:right w:val="none" w:sz="0" w:space="0" w:color="auto"/>
      </w:divBdr>
    </w:div>
    <w:div w:id="885066833">
      <w:marLeft w:val="480"/>
      <w:marRight w:val="0"/>
      <w:marTop w:val="0"/>
      <w:marBottom w:val="0"/>
      <w:divBdr>
        <w:top w:val="none" w:sz="0" w:space="0" w:color="auto"/>
        <w:left w:val="none" w:sz="0" w:space="0" w:color="auto"/>
        <w:bottom w:val="none" w:sz="0" w:space="0" w:color="auto"/>
        <w:right w:val="none" w:sz="0" w:space="0" w:color="auto"/>
      </w:divBdr>
    </w:div>
    <w:div w:id="886835413">
      <w:marLeft w:val="480"/>
      <w:marRight w:val="0"/>
      <w:marTop w:val="0"/>
      <w:marBottom w:val="0"/>
      <w:divBdr>
        <w:top w:val="none" w:sz="0" w:space="0" w:color="auto"/>
        <w:left w:val="none" w:sz="0" w:space="0" w:color="auto"/>
        <w:bottom w:val="none" w:sz="0" w:space="0" w:color="auto"/>
        <w:right w:val="none" w:sz="0" w:space="0" w:color="auto"/>
      </w:divBdr>
    </w:div>
    <w:div w:id="893270652">
      <w:marLeft w:val="480"/>
      <w:marRight w:val="0"/>
      <w:marTop w:val="0"/>
      <w:marBottom w:val="0"/>
      <w:divBdr>
        <w:top w:val="none" w:sz="0" w:space="0" w:color="auto"/>
        <w:left w:val="none" w:sz="0" w:space="0" w:color="auto"/>
        <w:bottom w:val="none" w:sz="0" w:space="0" w:color="auto"/>
        <w:right w:val="none" w:sz="0" w:space="0" w:color="auto"/>
      </w:divBdr>
    </w:div>
    <w:div w:id="896862008">
      <w:marLeft w:val="480"/>
      <w:marRight w:val="0"/>
      <w:marTop w:val="0"/>
      <w:marBottom w:val="0"/>
      <w:divBdr>
        <w:top w:val="none" w:sz="0" w:space="0" w:color="auto"/>
        <w:left w:val="none" w:sz="0" w:space="0" w:color="auto"/>
        <w:bottom w:val="none" w:sz="0" w:space="0" w:color="auto"/>
        <w:right w:val="none" w:sz="0" w:space="0" w:color="auto"/>
      </w:divBdr>
    </w:div>
    <w:div w:id="897934529">
      <w:marLeft w:val="480"/>
      <w:marRight w:val="0"/>
      <w:marTop w:val="0"/>
      <w:marBottom w:val="0"/>
      <w:divBdr>
        <w:top w:val="none" w:sz="0" w:space="0" w:color="auto"/>
        <w:left w:val="none" w:sz="0" w:space="0" w:color="auto"/>
        <w:bottom w:val="none" w:sz="0" w:space="0" w:color="auto"/>
        <w:right w:val="none" w:sz="0" w:space="0" w:color="auto"/>
      </w:divBdr>
    </w:div>
    <w:div w:id="898975071">
      <w:marLeft w:val="480"/>
      <w:marRight w:val="0"/>
      <w:marTop w:val="0"/>
      <w:marBottom w:val="0"/>
      <w:divBdr>
        <w:top w:val="none" w:sz="0" w:space="0" w:color="auto"/>
        <w:left w:val="none" w:sz="0" w:space="0" w:color="auto"/>
        <w:bottom w:val="none" w:sz="0" w:space="0" w:color="auto"/>
        <w:right w:val="none" w:sz="0" w:space="0" w:color="auto"/>
      </w:divBdr>
    </w:div>
    <w:div w:id="901907746">
      <w:marLeft w:val="480"/>
      <w:marRight w:val="0"/>
      <w:marTop w:val="0"/>
      <w:marBottom w:val="0"/>
      <w:divBdr>
        <w:top w:val="none" w:sz="0" w:space="0" w:color="auto"/>
        <w:left w:val="none" w:sz="0" w:space="0" w:color="auto"/>
        <w:bottom w:val="none" w:sz="0" w:space="0" w:color="auto"/>
        <w:right w:val="none" w:sz="0" w:space="0" w:color="auto"/>
      </w:divBdr>
    </w:div>
    <w:div w:id="905534895">
      <w:marLeft w:val="480"/>
      <w:marRight w:val="0"/>
      <w:marTop w:val="0"/>
      <w:marBottom w:val="0"/>
      <w:divBdr>
        <w:top w:val="none" w:sz="0" w:space="0" w:color="auto"/>
        <w:left w:val="none" w:sz="0" w:space="0" w:color="auto"/>
        <w:bottom w:val="none" w:sz="0" w:space="0" w:color="auto"/>
        <w:right w:val="none" w:sz="0" w:space="0" w:color="auto"/>
      </w:divBdr>
    </w:div>
    <w:div w:id="908230365">
      <w:marLeft w:val="480"/>
      <w:marRight w:val="0"/>
      <w:marTop w:val="0"/>
      <w:marBottom w:val="0"/>
      <w:divBdr>
        <w:top w:val="none" w:sz="0" w:space="0" w:color="auto"/>
        <w:left w:val="none" w:sz="0" w:space="0" w:color="auto"/>
        <w:bottom w:val="none" w:sz="0" w:space="0" w:color="auto"/>
        <w:right w:val="none" w:sz="0" w:space="0" w:color="auto"/>
      </w:divBdr>
    </w:div>
    <w:div w:id="911233961">
      <w:marLeft w:val="480"/>
      <w:marRight w:val="0"/>
      <w:marTop w:val="0"/>
      <w:marBottom w:val="0"/>
      <w:divBdr>
        <w:top w:val="none" w:sz="0" w:space="0" w:color="auto"/>
        <w:left w:val="none" w:sz="0" w:space="0" w:color="auto"/>
        <w:bottom w:val="none" w:sz="0" w:space="0" w:color="auto"/>
        <w:right w:val="none" w:sz="0" w:space="0" w:color="auto"/>
      </w:divBdr>
    </w:div>
    <w:div w:id="920717405">
      <w:marLeft w:val="480"/>
      <w:marRight w:val="0"/>
      <w:marTop w:val="0"/>
      <w:marBottom w:val="0"/>
      <w:divBdr>
        <w:top w:val="none" w:sz="0" w:space="0" w:color="auto"/>
        <w:left w:val="none" w:sz="0" w:space="0" w:color="auto"/>
        <w:bottom w:val="none" w:sz="0" w:space="0" w:color="auto"/>
        <w:right w:val="none" w:sz="0" w:space="0" w:color="auto"/>
      </w:divBdr>
    </w:div>
    <w:div w:id="931936472">
      <w:marLeft w:val="480"/>
      <w:marRight w:val="0"/>
      <w:marTop w:val="0"/>
      <w:marBottom w:val="0"/>
      <w:divBdr>
        <w:top w:val="none" w:sz="0" w:space="0" w:color="auto"/>
        <w:left w:val="none" w:sz="0" w:space="0" w:color="auto"/>
        <w:bottom w:val="none" w:sz="0" w:space="0" w:color="auto"/>
        <w:right w:val="none" w:sz="0" w:space="0" w:color="auto"/>
      </w:divBdr>
    </w:div>
    <w:div w:id="937179710">
      <w:marLeft w:val="480"/>
      <w:marRight w:val="0"/>
      <w:marTop w:val="0"/>
      <w:marBottom w:val="0"/>
      <w:divBdr>
        <w:top w:val="none" w:sz="0" w:space="0" w:color="auto"/>
        <w:left w:val="none" w:sz="0" w:space="0" w:color="auto"/>
        <w:bottom w:val="none" w:sz="0" w:space="0" w:color="auto"/>
        <w:right w:val="none" w:sz="0" w:space="0" w:color="auto"/>
      </w:divBdr>
    </w:div>
    <w:div w:id="939531892">
      <w:marLeft w:val="480"/>
      <w:marRight w:val="0"/>
      <w:marTop w:val="0"/>
      <w:marBottom w:val="0"/>
      <w:divBdr>
        <w:top w:val="none" w:sz="0" w:space="0" w:color="auto"/>
        <w:left w:val="none" w:sz="0" w:space="0" w:color="auto"/>
        <w:bottom w:val="none" w:sz="0" w:space="0" w:color="auto"/>
        <w:right w:val="none" w:sz="0" w:space="0" w:color="auto"/>
      </w:divBdr>
    </w:div>
    <w:div w:id="940769553">
      <w:marLeft w:val="480"/>
      <w:marRight w:val="0"/>
      <w:marTop w:val="0"/>
      <w:marBottom w:val="0"/>
      <w:divBdr>
        <w:top w:val="none" w:sz="0" w:space="0" w:color="auto"/>
        <w:left w:val="none" w:sz="0" w:space="0" w:color="auto"/>
        <w:bottom w:val="none" w:sz="0" w:space="0" w:color="auto"/>
        <w:right w:val="none" w:sz="0" w:space="0" w:color="auto"/>
      </w:divBdr>
    </w:div>
    <w:div w:id="953173250">
      <w:marLeft w:val="480"/>
      <w:marRight w:val="0"/>
      <w:marTop w:val="0"/>
      <w:marBottom w:val="0"/>
      <w:divBdr>
        <w:top w:val="none" w:sz="0" w:space="0" w:color="auto"/>
        <w:left w:val="none" w:sz="0" w:space="0" w:color="auto"/>
        <w:bottom w:val="none" w:sz="0" w:space="0" w:color="auto"/>
        <w:right w:val="none" w:sz="0" w:space="0" w:color="auto"/>
      </w:divBdr>
    </w:div>
    <w:div w:id="953830549">
      <w:marLeft w:val="480"/>
      <w:marRight w:val="0"/>
      <w:marTop w:val="0"/>
      <w:marBottom w:val="0"/>
      <w:divBdr>
        <w:top w:val="none" w:sz="0" w:space="0" w:color="auto"/>
        <w:left w:val="none" w:sz="0" w:space="0" w:color="auto"/>
        <w:bottom w:val="none" w:sz="0" w:space="0" w:color="auto"/>
        <w:right w:val="none" w:sz="0" w:space="0" w:color="auto"/>
      </w:divBdr>
    </w:div>
    <w:div w:id="985204263">
      <w:marLeft w:val="480"/>
      <w:marRight w:val="0"/>
      <w:marTop w:val="0"/>
      <w:marBottom w:val="0"/>
      <w:divBdr>
        <w:top w:val="none" w:sz="0" w:space="0" w:color="auto"/>
        <w:left w:val="none" w:sz="0" w:space="0" w:color="auto"/>
        <w:bottom w:val="none" w:sz="0" w:space="0" w:color="auto"/>
        <w:right w:val="none" w:sz="0" w:space="0" w:color="auto"/>
      </w:divBdr>
    </w:div>
    <w:div w:id="1049645593">
      <w:marLeft w:val="480"/>
      <w:marRight w:val="0"/>
      <w:marTop w:val="0"/>
      <w:marBottom w:val="0"/>
      <w:divBdr>
        <w:top w:val="none" w:sz="0" w:space="0" w:color="auto"/>
        <w:left w:val="none" w:sz="0" w:space="0" w:color="auto"/>
        <w:bottom w:val="none" w:sz="0" w:space="0" w:color="auto"/>
        <w:right w:val="none" w:sz="0" w:space="0" w:color="auto"/>
      </w:divBdr>
    </w:div>
    <w:div w:id="1054888067">
      <w:marLeft w:val="480"/>
      <w:marRight w:val="0"/>
      <w:marTop w:val="0"/>
      <w:marBottom w:val="0"/>
      <w:divBdr>
        <w:top w:val="none" w:sz="0" w:space="0" w:color="auto"/>
        <w:left w:val="none" w:sz="0" w:space="0" w:color="auto"/>
        <w:bottom w:val="none" w:sz="0" w:space="0" w:color="auto"/>
        <w:right w:val="none" w:sz="0" w:space="0" w:color="auto"/>
      </w:divBdr>
    </w:div>
    <w:div w:id="1061058417">
      <w:marLeft w:val="480"/>
      <w:marRight w:val="0"/>
      <w:marTop w:val="0"/>
      <w:marBottom w:val="0"/>
      <w:divBdr>
        <w:top w:val="none" w:sz="0" w:space="0" w:color="auto"/>
        <w:left w:val="none" w:sz="0" w:space="0" w:color="auto"/>
        <w:bottom w:val="none" w:sz="0" w:space="0" w:color="auto"/>
        <w:right w:val="none" w:sz="0" w:space="0" w:color="auto"/>
      </w:divBdr>
    </w:div>
    <w:div w:id="1069574372">
      <w:marLeft w:val="480"/>
      <w:marRight w:val="0"/>
      <w:marTop w:val="0"/>
      <w:marBottom w:val="0"/>
      <w:divBdr>
        <w:top w:val="none" w:sz="0" w:space="0" w:color="auto"/>
        <w:left w:val="none" w:sz="0" w:space="0" w:color="auto"/>
        <w:bottom w:val="none" w:sz="0" w:space="0" w:color="auto"/>
        <w:right w:val="none" w:sz="0" w:space="0" w:color="auto"/>
      </w:divBdr>
    </w:div>
    <w:div w:id="1077635916">
      <w:marLeft w:val="480"/>
      <w:marRight w:val="0"/>
      <w:marTop w:val="0"/>
      <w:marBottom w:val="0"/>
      <w:divBdr>
        <w:top w:val="none" w:sz="0" w:space="0" w:color="auto"/>
        <w:left w:val="none" w:sz="0" w:space="0" w:color="auto"/>
        <w:bottom w:val="none" w:sz="0" w:space="0" w:color="auto"/>
        <w:right w:val="none" w:sz="0" w:space="0" w:color="auto"/>
      </w:divBdr>
    </w:div>
    <w:div w:id="1078477978">
      <w:marLeft w:val="480"/>
      <w:marRight w:val="0"/>
      <w:marTop w:val="0"/>
      <w:marBottom w:val="0"/>
      <w:divBdr>
        <w:top w:val="none" w:sz="0" w:space="0" w:color="auto"/>
        <w:left w:val="none" w:sz="0" w:space="0" w:color="auto"/>
        <w:bottom w:val="none" w:sz="0" w:space="0" w:color="auto"/>
        <w:right w:val="none" w:sz="0" w:space="0" w:color="auto"/>
      </w:divBdr>
    </w:div>
    <w:div w:id="1091660988">
      <w:marLeft w:val="480"/>
      <w:marRight w:val="0"/>
      <w:marTop w:val="0"/>
      <w:marBottom w:val="0"/>
      <w:divBdr>
        <w:top w:val="none" w:sz="0" w:space="0" w:color="auto"/>
        <w:left w:val="none" w:sz="0" w:space="0" w:color="auto"/>
        <w:bottom w:val="none" w:sz="0" w:space="0" w:color="auto"/>
        <w:right w:val="none" w:sz="0" w:space="0" w:color="auto"/>
      </w:divBdr>
    </w:div>
    <w:div w:id="1117216484">
      <w:marLeft w:val="480"/>
      <w:marRight w:val="0"/>
      <w:marTop w:val="0"/>
      <w:marBottom w:val="0"/>
      <w:divBdr>
        <w:top w:val="none" w:sz="0" w:space="0" w:color="auto"/>
        <w:left w:val="none" w:sz="0" w:space="0" w:color="auto"/>
        <w:bottom w:val="none" w:sz="0" w:space="0" w:color="auto"/>
        <w:right w:val="none" w:sz="0" w:space="0" w:color="auto"/>
      </w:divBdr>
    </w:div>
    <w:div w:id="1118331230">
      <w:marLeft w:val="480"/>
      <w:marRight w:val="0"/>
      <w:marTop w:val="0"/>
      <w:marBottom w:val="0"/>
      <w:divBdr>
        <w:top w:val="none" w:sz="0" w:space="0" w:color="auto"/>
        <w:left w:val="none" w:sz="0" w:space="0" w:color="auto"/>
        <w:bottom w:val="none" w:sz="0" w:space="0" w:color="auto"/>
        <w:right w:val="none" w:sz="0" w:space="0" w:color="auto"/>
      </w:divBdr>
    </w:div>
    <w:div w:id="1118835130">
      <w:marLeft w:val="480"/>
      <w:marRight w:val="0"/>
      <w:marTop w:val="0"/>
      <w:marBottom w:val="0"/>
      <w:divBdr>
        <w:top w:val="none" w:sz="0" w:space="0" w:color="auto"/>
        <w:left w:val="none" w:sz="0" w:space="0" w:color="auto"/>
        <w:bottom w:val="none" w:sz="0" w:space="0" w:color="auto"/>
        <w:right w:val="none" w:sz="0" w:space="0" w:color="auto"/>
      </w:divBdr>
    </w:div>
    <w:div w:id="1130517332">
      <w:marLeft w:val="480"/>
      <w:marRight w:val="0"/>
      <w:marTop w:val="0"/>
      <w:marBottom w:val="0"/>
      <w:divBdr>
        <w:top w:val="none" w:sz="0" w:space="0" w:color="auto"/>
        <w:left w:val="none" w:sz="0" w:space="0" w:color="auto"/>
        <w:bottom w:val="none" w:sz="0" w:space="0" w:color="auto"/>
        <w:right w:val="none" w:sz="0" w:space="0" w:color="auto"/>
      </w:divBdr>
    </w:div>
    <w:div w:id="1140414898">
      <w:marLeft w:val="480"/>
      <w:marRight w:val="0"/>
      <w:marTop w:val="0"/>
      <w:marBottom w:val="0"/>
      <w:divBdr>
        <w:top w:val="none" w:sz="0" w:space="0" w:color="auto"/>
        <w:left w:val="none" w:sz="0" w:space="0" w:color="auto"/>
        <w:bottom w:val="none" w:sz="0" w:space="0" w:color="auto"/>
        <w:right w:val="none" w:sz="0" w:space="0" w:color="auto"/>
      </w:divBdr>
    </w:div>
    <w:div w:id="1143766651">
      <w:marLeft w:val="480"/>
      <w:marRight w:val="0"/>
      <w:marTop w:val="0"/>
      <w:marBottom w:val="0"/>
      <w:divBdr>
        <w:top w:val="none" w:sz="0" w:space="0" w:color="auto"/>
        <w:left w:val="none" w:sz="0" w:space="0" w:color="auto"/>
        <w:bottom w:val="none" w:sz="0" w:space="0" w:color="auto"/>
        <w:right w:val="none" w:sz="0" w:space="0" w:color="auto"/>
      </w:divBdr>
    </w:div>
    <w:div w:id="1154879469">
      <w:marLeft w:val="480"/>
      <w:marRight w:val="0"/>
      <w:marTop w:val="0"/>
      <w:marBottom w:val="0"/>
      <w:divBdr>
        <w:top w:val="none" w:sz="0" w:space="0" w:color="auto"/>
        <w:left w:val="none" w:sz="0" w:space="0" w:color="auto"/>
        <w:bottom w:val="none" w:sz="0" w:space="0" w:color="auto"/>
        <w:right w:val="none" w:sz="0" w:space="0" w:color="auto"/>
      </w:divBdr>
    </w:div>
    <w:div w:id="1171488154">
      <w:marLeft w:val="480"/>
      <w:marRight w:val="0"/>
      <w:marTop w:val="0"/>
      <w:marBottom w:val="0"/>
      <w:divBdr>
        <w:top w:val="none" w:sz="0" w:space="0" w:color="auto"/>
        <w:left w:val="none" w:sz="0" w:space="0" w:color="auto"/>
        <w:bottom w:val="none" w:sz="0" w:space="0" w:color="auto"/>
        <w:right w:val="none" w:sz="0" w:space="0" w:color="auto"/>
      </w:divBdr>
    </w:div>
    <w:div w:id="1179588436">
      <w:marLeft w:val="480"/>
      <w:marRight w:val="0"/>
      <w:marTop w:val="0"/>
      <w:marBottom w:val="0"/>
      <w:divBdr>
        <w:top w:val="none" w:sz="0" w:space="0" w:color="auto"/>
        <w:left w:val="none" w:sz="0" w:space="0" w:color="auto"/>
        <w:bottom w:val="none" w:sz="0" w:space="0" w:color="auto"/>
        <w:right w:val="none" w:sz="0" w:space="0" w:color="auto"/>
      </w:divBdr>
    </w:div>
    <w:div w:id="1182623417">
      <w:marLeft w:val="480"/>
      <w:marRight w:val="0"/>
      <w:marTop w:val="0"/>
      <w:marBottom w:val="0"/>
      <w:divBdr>
        <w:top w:val="none" w:sz="0" w:space="0" w:color="auto"/>
        <w:left w:val="none" w:sz="0" w:space="0" w:color="auto"/>
        <w:bottom w:val="none" w:sz="0" w:space="0" w:color="auto"/>
        <w:right w:val="none" w:sz="0" w:space="0" w:color="auto"/>
      </w:divBdr>
    </w:div>
    <w:div w:id="1189561062">
      <w:marLeft w:val="480"/>
      <w:marRight w:val="0"/>
      <w:marTop w:val="0"/>
      <w:marBottom w:val="0"/>
      <w:divBdr>
        <w:top w:val="none" w:sz="0" w:space="0" w:color="auto"/>
        <w:left w:val="none" w:sz="0" w:space="0" w:color="auto"/>
        <w:bottom w:val="none" w:sz="0" w:space="0" w:color="auto"/>
        <w:right w:val="none" w:sz="0" w:space="0" w:color="auto"/>
      </w:divBdr>
    </w:div>
    <w:div w:id="1189878297">
      <w:marLeft w:val="480"/>
      <w:marRight w:val="0"/>
      <w:marTop w:val="0"/>
      <w:marBottom w:val="0"/>
      <w:divBdr>
        <w:top w:val="none" w:sz="0" w:space="0" w:color="auto"/>
        <w:left w:val="none" w:sz="0" w:space="0" w:color="auto"/>
        <w:bottom w:val="none" w:sz="0" w:space="0" w:color="auto"/>
        <w:right w:val="none" w:sz="0" w:space="0" w:color="auto"/>
      </w:divBdr>
    </w:div>
    <w:div w:id="1203708714">
      <w:marLeft w:val="480"/>
      <w:marRight w:val="0"/>
      <w:marTop w:val="0"/>
      <w:marBottom w:val="0"/>
      <w:divBdr>
        <w:top w:val="none" w:sz="0" w:space="0" w:color="auto"/>
        <w:left w:val="none" w:sz="0" w:space="0" w:color="auto"/>
        <w:bottom w:val="none" w:sz="0" w:space="0" w:color="auto"/>
        <w:right w:val="none" w:sz="0" w:space="0" w:color="auto"/>
      </w:divBdr>
    </w:div>
    <w:div w:id="1205631521">
      <w:marLeft w:val="480"/>
      <w:marRight w:val="0"/>
      <w:marTop w:val="0"/>
      <w:marBottom w:val="0"/>
      <w:divBdr>
        <w:top w:val="none" w:sz="0" w:space="0" w:color="auto"/>
        <w:left w:val="none" w:sz="0" w:space="0" w:color="auto"/>
        <w:bottom w:val="none" w:sz="0" w:space="0" w:color="auto"/>
        <w:right w:val="none" w:sz="0" w:space="0" w:color="auto"/>
      </w:divBdr>
    </w:div>
    <w:div w:id="1207718824">
      <w:marLeft w:val="480"/>
      <w:marRight w:val="0"/>
      <w:marTop w:val="0"/>
      <w:marBottom w:val="0"/>
      <w:divBdr>
        <w:top w:val="none" w:sz="0" w:space="0" w:color="auto"/>
        <w:left w:val="none" w:sz="0" w:space="0" w:color="auto"/>
        <w:bottom w:val="none" w:sz="0" w:space="0" w:color="auto"/>
        <w:right w:val="none" w:sz="0" w:space="0" w:color="auto"/>
      </w:divBdr>
    </w:div>
    <w:div w:id="1208184013">
      <w:marLeft w:val="480"/>
      <w:marRight w:val="0"/>
      <w:marTop w:val="0"/>
      <w:marBottom w:val="0"/>
      <w:divBdr>
        <w:top w:val="none" w:sz="0" w:space="0" w:color="auto"/>
        <w:left w:val="none" w:sz="0" w:space="0" w:color="auto"/>
        <w:bottom w:val="none" w:sz="0" w:space="0" w:color="auto"/>
        <w:right w:val="none" w:sz="0" w:space="0" w:color="auto"/>
      </w:divBdr>
    </w:div>
    <w:div w:id="1211772191">
      <w:marLeft w:val="480"/>
      <w:marRight w:val="0"/>
      <w:marTop w:val="0"/>
      <w:marBottom w:val="0"/>
      <w:divBdr>
        <w:top w:val="none" w:sz="0" w:space="0" w:color="auto"/>
        <w:left w:val="none" w:sz="0" w:space="0" w:color="auto"/>
        <w:bottom w:val="none" w:sz="0" w:space="0" w:color="auto"/>
        <w:right w:val="none" w:sz="0" w:space="0" w:color="auto"/>
      </w:divBdr>
    </w:div>
    <w:div w:id="1213345486">
      <w:marLeft w:val="480"/>
      <w:marRight w:val="0"/>
      <w:marTop w:val="0"/>
      <w:marBottom w:val="0"/>
      <w:divBdr>
        <w:top w:val="none" w:sz="0" w:space="0" w:color="auto"/>
        <w:left w:val="none" w:sz="0" w:space="0" w:color="auto"/>
        <w:bottom w:val="none" w:sz="0" w:space="0" w:color="auto"/>
        <w:right w:val="none" w:sz="0" w:space="0" w:color="auto"/>
      </w:divBdr>
    </w:div>
    <w:div w:id="1216552726">
      <w:marLeft w:val="480"/>
      <w:marRight w:val="0"/>
      <w:marTop w:val="0"/>
      <w:marBottom w:val="0"/>
      <w:divBdr>
        <w:top w:val="none" w:sz="0" w:space="0" w:color="auto"/>
        <w:left w:val="none" w:sz="0" w:space="0" w:color="auto"/>
        <w:bottom w:val="none" w:sz="0" w:space="0" w:color="auto"/>
        <w:right w:val="none" w:sz="0" w:space="0" w:color="auto"/>
      </w:divBdr>
    </w:div>
    <w:div w:id="1229732862">
      <w:marLeft w:val="480"/>
      <w:marRight w:val="0"/>
      <w:marTop w:val="0"/>
      <w:marBottom w:val="0"/>
      <w:divBdr>
        <w:top w:val="none" w:sz="0" w:space="0" w:color="auto"/>
        <w:left w:val="none" w:sz="0" w:space="0" w:color="auto"/>
        <w:bottom w:val="none" w:sz="0" w:space="0" w:color="auto"/>
        <w:right w:val="none" w:sz="0" w:space="0" w:color="auto"/>
      </w:divBdr>
    </w:div>
    <w:div w:id="1235119437">
      <w:marLeft w:val="480"/>
      <w:marRight w:val="0"/>
      <w:marTop w:val="0"/>
      <w:marBottom w:val="0"/>
      <w:divBdr>
        <w:top w:val="none" w:sz="0" w:space="0" w:color="auto"/>
        <w:left w:val="none" w:sz="0" w:space="0" w:color="auto"/>
        <w:bottom w:val="none" w:sz="0" w:space="0" w:color="auto"/>
        <w:right w:val="none" w:sz="0" w:space="0" w:color="auto"/>
      </w:divBdr>
    </w:div>
    <w:div w:id="1241872295">
      <w:marLeft w:val="480"/>
      <w:marRight w:val="0"/>
      <w:marTop w:val="0"/>
      <w:marBottom w:val="0"/>
      <w:divBdr>
        <w:top w:val="none" w:sz="0" w:space="0" w:color="auto"/>
        <w:left w:val="none" w:sz="0" w:space="0" w:color="auto"/>
        <w:bottom w:val="none" w:sz="0" w:space="0" w:color="auto"/>
        <w:right w:val="none" w:sz="0" w:space="0" w:color="auto"/>
      </w:divBdr>
    </w:div>
    <w:div w:id="1244333644">
      <w:marLeft w:val="480"/>
      <w:marRight w:val="0"/>
      <w:marTop w:val="0"/>
      <w:marBottom w:val="0"/>
      <w:divBdr>
        <w:top w:val="none" w:sz="0" w:space="0" w:color="auto"/>
        <w:left w:val="none" w:sz="0" w:space="0" w:color="auto"/>
        <w:bottom w:val="none" w:sz="0" w:space="0" w:color="auto"/>
        <w:right w:val="none" w:sz="0" w:space="0" w:color="auto"/>
      </w:divBdr>
    </w:div>
    <w:div w:id="1264724762">
      <w:marLeft w:val="480"/>
      <w:marRight w:val="0"/>
      <w:marTop w:val="0"/>
      <w:marBottom w:val="0"/>
      <w:divBdr>
        <w:top w:val="none" w:sz="0" w:space="0" w:color="auto"/>
        <w:left w:val="none" w:sz="0" w:space="0" w:color="auto"/>
        <w:bottom w:val="none" w:sz="0" w:space="0" w:color="auto"/>
        <w:right w:val="none" w:sz="0" w:space="0" w:color="auto"/>
      </w:divBdr>
    </w:div>
    <w:div w:id="1272932863">
      <w:marLeft w:val="480"/>
      <w:marRight w:val="0"/>
      <w:marTop w:val="0"/>
      <w:marBottom w:val="0"/>
      <w:divBdr>
        <w:top w:val="none" w:sz="0" w:space="0" w:color="auto"/>
        <w:left w:val="none" w:sz="0" w:space="0" w:color="auto"/>
        <w:bottom w:val="none" w:sz="0" w:space="0" w:color="auto"/>
        <w:right w:val="none" w:sz="0" w:space="0" w:color="auto"/>
      </w:divBdr>
    </w:div>
    <w:div w:id="1277443443">
      <w:marLeft w:val="480"/>
      <w:marRight w:val="0"/>
      <w:marTop w:val="0"/>
      <w:marBottom w:val="0"/>
      <w:divBdr>
        <w:top w:val="none" w:sz="0" w:space="0" w:color="auto"/>
        <w:left w:val="none" w:sz="0" w:space="0" w:color="auto"/>
        <w:bottom w:val="none" w:sz="0" w:space="0" w:color="auto"/>
        <w:right w:val="none" w:sz="0" w:space="0" w:color="auto"/>
      </w:divBdr>
    </w:div>
    <w:div w:id="1279291179">
      <w:marLeft w:val="480"/>
      <w:marRight w:val="0"/>
      <w:marTop w:val="0"/>
      <w:marBottom w:val="0"/>
      <w:divBdr>
        <w:top w:val="none" w:sz="0" w:space="0" w:color="auto"/>
        <w:left w:val="none" w:sz="0" w:space="0" w:color="auto"/>
        <w:bottom w:val="none" w:sz="0" w:space="0" w:color="auto"/>
        <w:right w:val="none" w:sz="0" w:space="0" w:color="auto"/>
      </w:divBdr>
    </w:div>
    <w:div w:id="1280529939">
      <w:marLeft w:val="480"/>
      <w:marRight w:val="0"/>
      <w:marTop w:val="0"/>
      <w:marBottom w:val="0"/>
      <w:divBdr>
        <w:top w:val="none" w:sz="0" w:space="0" w:color="auto"/>
        <w:left w:val="none" w:sz="0" w:space="0" w:color="auto"/>
        <w:bottom w:val="none" w:sz="0" w:space="0" w:color="auto"/>
        <w:right w:val="none" w:sz="0" w:space="0" w:color="auto"/>
      </w:divBdr>
    </w:div>
    <w:div w:id="1288316620">
      <w:marLeft w:val="480"/>
      <w:marRight w:val="0"/>
      <w:marTop w:val="0"/>
      <w:marBottom w:val="0"/>
      <w:divBdr>
        <w:top w:val="none" w:sz="0" w:space="0" w:color="auto"/>
        <w:left w:val="none" w:sz="0" w:space="0" w:color="auto"/>
        <w:bottom w:val="none" w:sz="0" w:space="0" w:color="auto"/>
        <w:right w:val="none" w:sz="0" w:space="0" w:color="auto"/>
      </w:divBdr>
    </w:div>
    <w:div w:id="1298099183">
      <w:marLeft w:val="480"/>
      <w:marRight w:val="0"/>
      <w:marTop w:val="0"/>
      <w:marBottom w:val="0"/>
      <w:divBdr>
        <w:top w:val="none" w:sz="0" w:space="0" w:color="auto"/>
        <w:left w:val="none" w:sz="0" w:space="0" w:color="auto"/>
        <w:bottom w:val="none" w:sz="0" w:space="0" w:color="auto"/>
        <w:right w:val="none" w:sz="0" w:space="0" w:color="auto"/>
      </w:divBdr>
    </w:div>
    <w:div w:id="1312711637">
      <w:marLeft w:val="480"/>
      <w:marRight w:val="0"/>
      <w:marTop w:val="0"/>
      <w:marBottom w:val="0"/>
      <w:divBdr>
        <w:top w:val="none" w:sz="0" w:space="0" w:color="auto"/>
        <w:left w:val="none" w:sz="0" w:space="0" w:color="auto"/>
        <w:bottom w:val="none" w:sz="0" w:space="0" w:color="auto"/>
        <w:right w:val="none" w:sz="0" w:space="0" w:color="auto"/>
      </w:divBdr>
    </w:div>
    <w:div w:id="1312977436">
      <w:marLeft w:val="480"/>
      <w:marRight w:val="0"/>
      <w:marTop w:val="0"/>
      <w:marBottom w:val="0"/>
      <w:divBdr>
        <w:top w:val="none" w:sz="0" w:space="0" w:color="auto"/>
        <w:left w:val="none" w:sz="0" w:space="0" w:color="auto"/>
        <w:bottom w:val="none" w:sz="0" w:space="0" w:color="auto"/>
        <w:right w:val="none" w:sz="0" w:space="0" w:color="auto"/>
      </w:divBdr>
    </w:div>
    <w:div w:id="1320620643">
      <w:marLeft w:val="480"/>
      <w:marRight w:val="0"/>
      <w:marTop w:val="0"/>
      <w:marBottom w:val="0"/>
      <w:divBdr>
        <w:top w:val="none" w:sz="0" w:space="0" w:color="auto"/>
        <w:left w:val="none" w:sz="0" w:space="0" w:color="auto"/>
        <w:bottom w:val="none" w:sz="0" w:space="0" w:color="auto"/>
        <w:right w:val="none" w:sz="0" w:space="0" w:color="auto"/>
      </w:divBdr>
    </w:div>
    <w:div w:id="1322924542">
      <w:marLeft w:val="480"/>
      <w:marRight w:val="0"/>
      <w:marTop w:val="0"/>
      <w:marBottom w:val="0"/>
      <w:divBdr>
        <w:top w:val="none" w:sz="0" w:space="0" w:color="auto"/>
        <w:left w:val="none" w:sz="0" w:space="0" w:color="auto"/>
        <w:bottom w:val="none" w:sz="0" w:space="0" w:color="auto"/>
        <w:right w:val="none" w:sz="0" w:space="0" w:color="auto"/>
      </w:divBdr>
    </w:div>
    <w:div w:id="1332758742">
      <w:marLeft w:val="480"/>
      <w:marRight w:val="0"/>
      <w:marTop w:val="0"/>
      <w:marBottom w:val="0"/>
      <w:divBdr>
        <w:top w:val="none" w:sz="0" w:space="0" w:color="auto"/>
        <w:left w:val="none" w:sz="0" w:space="0" w:color="auto"/>
        <w:bottom w:val="none" w:sz="0" w:space="0" w:color="auto"/>
        <w:right w:val="none" w:sz="0" w:space="0" w:color="auto"/>
      </w:divBdr>
    </w:div>
    <w:div w:id="1334726456">
      <w:marLeft w:val="480"/>
      <w:marRight w:val="0"/>
      <w:marTop w:val="0"/>
      <w:marBottom w:val="0"/>
      <w:divBdr>
        <w:top w:val="none" w:sz="0" w:space="0" w:color="auto"/>
        <w:left w:val="none" w:sz="0" w:space="0" w:color="auto"/>
        <w:bottom w:val="none" w:sz="0" w:space="0" w:color="auto"/>
        <w:right w:val="none" w:sz="0" w:space="0" w:color="auto"/>
      </w:divBdr>
    </w:div>
    <w:div w:id="1356615194">
      <w:marLeft w:val="480"/>
      <w:marRight w:val="0"/>
      <w:marTop w:val="0"/>
      <w:marBottom w:val="0"/>
      <w:divBdr>
        <w:top w:val="none" w:sz="0" w:space="0" w:color="auto"/>
        <w:left w:val="none" w:sz="0" w:space="0" w:color="auto"/>
        <w:bottom w:val="none" w:sz="0" w:space="0" w:color="auto"/>
        <w:right w:val="none" w:sz="0" w:space="0" w:color="auto"/>
      </w:divBdr>
    </w:div>
    <w:div w:id="1368288030">
      <w:marLeft w:val="480"/>
      <w:marRight w:val="0"/>
      <w:marTop w:val="0"/>
      <w:marBottom w:val="0"/>
      <w:divBdr>
        <w:top w:val="none" w:sz="0" w:space="0" w:color="auto"/>
        <w:left w:val="none" w:sz="0" w:space="0" w:color="auto"/>
        <w:bottom w:val="none" w:sz="0" w:space="0" w:color="auto"/>
        <w:right w:val="none" w:sz="0" w:space="0" w:color="auto"/>
      </w:divBdr>
    </w:div>
    <w:div w:id="1380863079">
      <w:marLeft w:val="480"/>
      <w:marRight w:val="0"/>
      <w:marTop w:val="0"/>
      <w:marBottom w:val="0"/>
      <w:divBdr>
        <w:top w:val="none" w:sz="0" w:space="0" w:color="auto"/>
        <w:left w:val="none" w:sz="0" w:space="0" w:color="auto"/>
        <w:bottom w:val="none" w:sz="0" w:space="0" w:color="auto"/>
        <w:right w:val="none" w:sz="0" w:space="0" w:color="auto"/>
      </w:divBdr>
    </w:div>
    <w:div w:id="1393623058">
      <w:marLeft w:val="480"/>
      <w:marRight w:val="0"/>
      <w:marTop w:val="0"/>
      <w:marBottom w:val="0"/>
      <w:divBdr>
        <w:top w:val="none" w:sz="0" w:space="0" w:color="auto"/>
        <w:left w:val="none" w:sz="0" w:space="0" w:color="auto"/>
        <w:bottom w:val="none" w:sz="0" w:space="0" w:color="auto"/>
        <w:right w:val="none" w:sz="0" w:space="0" w:color="auto"/>
      </w:divBdr>
    </w:div>
    <w:div w:id="1412389492">
      <w:marLeft w:val="480"/>
      <w:marRight w:val="0"/>
      <w:marTop w:val="0"/>
      <w:marBottom w:val="0"/>
      <w:divBdr>
        <w:top w:val="none" w:sz="0" w:space="0" w:color="auto"/>
        <w:left w:val="none" w:sz="0" w:space="0" w:color="auto"/>
        <w:bottom w:val="none" w:sz="0" w:space="0" w:color="auto"/>
        <w:right w:val="none" w:sz="0" w:space="0" w:color="auto"/>
      </w:divBdr>
    </w:div>
    <w:div w:id="1425225195">
      <w:marLeft w:val="480"/>
      <w:marRight w:val="0"/>
      <w:marTop w:val="0"/>
      <w:marBottom w:val="0"/>
      <w:divBdr>
        <w:top w:val="none" w:sz="0" w:space="0" w:color="auto"/>
        <w:left w:val="none" w:sz="0" w:space="0" w:color="auto"/>
        <w:bottom w:val="none" w:sz="0" w:space="0" w:color="auto"/>
        <w:right w:val="none" w:sz="0" w:space="0" w:color="auto"/>
      </w:divBdr>
    </w:div>
    <w:div w:id="1425373244">
      <w:marLeft w:val="480"/>
      <w:marRight w:val="0"/>
      <w:marTop w:val="0"/>
      <w:marBottom w:val="0"/>
      <w:divBdr>
        <w:top w:val="none" w:sz="0" w:space="0" w:color="auto"/>
        <w:left w:val="none" w:sz="0" w:space="0" w:color="auto"/>
        <w:bottom w:val="none" w:sz="0" w:space="0" w:color="auto"/>
        <w:right w:val="none" w:sz="0" w:space="0" w:color="auto"/>
      </w:divBdr>
    </w:div>
    <w:div w:id="1429503667">
      <w:marLeft w:val="480"/>
      <w:marRight w:val="0"/>
      <w:marTop w:val="0"/>
      <w:marBottom w:val="0"/>
      <w:divBdr>
        <w:top w:val="none" w:sz="0" w:space="0" w:color="auto"/>
        <w:left w:val="none" w:sz="0" w:space="0" w:color="auto"/>
        <w:bottom w:val="none" w:sz="0" w:space="0" w:color="auto"/>
        <w:right w:val="none" w:sz="0" w:space="0" w:color="auto"/>
      </w:divBdr>
    </w:div>
    <w:div w:id="1441222177">
      <w:marLeft w:val="480"/>
      <w:marRight w:val="0"/>
      <w:marTop w:val="0"/>
      <w:marBottom w:val="0"/>
      <w:divBdr>
        <w:top w:val="none" w:sz="0" w:space="0" w:color="auto"/>
        <w:left w:val="none" w:sz="0" w:space="0" w:color="auto"/>
        <w:bottom w:val="none" w:sz="0" w:space="0" w:color="auto"/>
        <w:right w:val="none" w:sz="0" w:space="0" w:color="auto"/>
      </w:divBdr>
    </w:div>
    <w:div w:id="1444113706">
      <w:marLeft w:val="480"/>
      <w:marRight w:val="0"/>
      <w:marTop w:val="0"/>
      <w:marBottom w:val="0"/>
      <w:divBdr>
        <w:top w:val="none" w:sz="0" w:space="0" w:color="auto"/>
        <w:left w:val="none" w:sz="0" w:space="0" w:color="auto"/>
        <w:bottom w:val="none" w:sz="0" w:space="0" w:color="auto"/>
        <w:right w:val="none" w:sz="0" w:space="0" w:color="auto"/>
      </w:divBdr>
    </w:div>
    <w:div w:id="1444229107">
      <w:marLeft w:val="480"/>
      <w:marRight w:val="0"/>
      <w:marTop w:val="0"/>
      <w:marBottom w:val="0"/>
      <w:divBdr>
        <w:top w:val="none" w:sz="0" w:space="0" w:color="auto"/>
        <w:left w:val="none" w:sz="0" w:space="0" w:color="auto"/>
        <w:bottom w:val="none" w:sz="0" w:space="0" w:color="auto"/>
        <w:right w:val="none" w:sz="0" w:space="0" w:color="auto"/>
      </w:divBdr>
    </w:div>
    <w:div w:id="1449355490">
      <w:marLeft w:val="480"/>
      <w:marRight w:val="0"/>
      <w:marTop w:val="0"/>
      <w:marBottom w:val="0"/>
      <w:divBdr>
        <w:top w:val="none" w:sz="0" w:space="0" w:color="auto"/>
        <w:left w:val="none" w:sz="0" w:space="0" w:color="auto"/>
        <w:bottom w:val="none" w:sz="0" w:space="0" w:color="auto"/>
        <w:right w:val="none" w:sz="0" w:space="0" w:color="auto"/>
      </w:divBdr>
    </w:div>
    <w:div w:id="1456407404">
      <w:marLeft w:val="480"/>
      <w:marRight w:val="0"/>
      <w:marTop w:val="0"/>
      <w:marBottom w:val="0"/>
      <w:divBdr>
        <w:top w:val="none" w:sz="0" w:space="0" w:color="auto"/>
        <w:left w:val="none" w:sz="0" w:space="0" w:color="auto"/>
        <w:bottom w:val="none" w:sz="0" w:space="0" w:color="auto"/>
        <w:right w:val="none" w:sz="0" w:space="0" w:color="auto"/>
      </w:divBdr>
    </w:div>
    <w:div w:id="1467049060">
      <w:marLeft w:val="480"/>
      <w:marRight w:val="0"/>
      <w:marTop w:val="0"/>
      <w:marBottom w:val="0"/>
      <w:divBdr>
        <w:top w:val="none" w:sz="0" w:space="0" w:color="auto"/>
        <w:left w:val="none" w:sz="0" w:space="0" w:color="auto"/>
        <w:bottom w:val="none" w:sz="0" w:space="0" w:color="auto"/>
        <w:right w:val="none" w:sz="0" w:space="0" w:color="auto"/>
      </w:divBdr>
    </w:div>
    <w:div w:id="1467697727">
      <w:marLeft w:val="480"/>
      <w:marRight w:val="0"/>
      <w:marTop w:val="0"/>
      <w:marBottom w:val="0"/>
      <w:divBdr>
        <w:top w:val="none" w:sz="0" w:space="0" w:color="auto"/>
        <w:left w:val="none" w:sz="0" w:space="0" w:color="auto"/>
        <w:bottom w:val="none" w:sz="0" w:space="0" w:color="auto"/>
        <w:right w:val="none" w:sz="0" w:space="0" w:color="auto"/>
      </w:divBdr>
    </w:div>
    <w:div w:id="1472946219">
      <w:marLeft w:val="480"/>
      <w:marRight w:val="0"/>
      <w:marTop w:val="0"/>
      <w:marBottom w:val="0"/>
      <w:divBdr>
        <w:top w:val="none" w:sz="0" w:space="0" w:color="auto"/>
        <w:left w:val="none" w:sz="0" w:space="0" w:color="auto"/>
        <w:bottom w:val="none" w:sz="0" w:space="0" w:color="auto"/>
        <w:right w:val="none" w:sz="0" w:space="0" w:color="auto"/>
      </w:divBdr>
    </w:div>
    <w:div w:id="1483304696">
      <w:marLeft w:val="480"/>
      <w:marRight w:val="0"/>
      <w:marTop w:val="0"/>
      <w:marBottom w:val="0"/>
      <w:divBdr>
        <w:top w:val="none" w:sz="0" w:space="0" w:color="auto"/>
        <w:left w:val="none" w:sz="0" w:space="0" w:color="auto"/>
        <w:bottom w:val="none" w:sz="0" w:space="0" w:color="auto"/>
        <w:right w:val="none" w:sz="0" w:space="0" w:color="auto"/>
      </w:divBdr>
    </w:div>
    <w:div w:id="1515731309">
      <w:marLeft w:val="480"/>
      <w:marRight w:val="0"/>
      <w:marTop w:val="0"/>
      <w:marBottom w:val="0"/>
      <w:divBdr>
        <w:top w:val="none" w:sz="0" w:space="0" w:color="auto"/>
        <w:left w:val="none" w:sz="0" w:space="0" w:color="auto"/>
        <w:bottom w:val="none" w:sz="0" w:space="0" w:color="auto"/>
        <w:right w:val="none" w:sz="0" w:space="0" w:color="auto"/>
      </w:divBdr>
    </w:div>
    <w:div w:id="1517693138">
      <w:marLeft w:val="480"/>
      <w:marRight w:val="0"/>
      <w:marTop w:val="0"/>
      <w:marBottom w:val="0"/>
      <w:divBdr>
        <w:top w:val="none" w:sz="0" w:space="0" w:color="auto"/>
        <w:left w:val="none" w:sz="0" w:space="0" w:color="auto"/>
        <w:bottom w:val="none" w:sz="0" w:space="0" w:color="auto"/>
        <w:right w:val="none" w:sz="0" w:space="0" w:color="auto"/>
      </w:divBdr>
    </w:div>
    <w:div w:id="1524707881">
      <w:marLeft w:val="480"/>
      <w:marRight w:val="0"/>
      <w:marTop w:val="0"/>
      <w:marBottom w:val="0"/>
      <w:divBdr>
        <w:top w:val="none" w:sz="0" w:space="0" w:color="auto"/>
        <w:left w:val="none" w:sz="0" w:space="0" w:color="auto"/>
        <w:bottom w:val="none" w:sz="0" w:space="0" w:color="auto"/>
        <w:right w:val="none" w:sz="0" w:space="0" w:color="auto"/>
      </w:divBdr>
    </w:div>
    <w:div w:id="1533155503">
      <w:marLeft w:val="480"/>
      <w:marRight w:val="0"/>
      <w:marTop w:val="0"/>
      <w:marBottom w:val="0"/>
      <w:divBdr>
        <w:top w:val="none" w:sz="0" w:space="0" w:color="auto"/>
        <w:left w:val="none" w:sz="0" w:space="0" w:color="auto"/>
        <w:bottom w:val="none" w:sz="0" w:space="0" w:color="auto"/>
        <w:right w:val="none" w:sz="0" w:space="0" w:color="auto"/>
      </w:divBdr>
    </w:div>
    <w:div w:id="1541891052">
      <w:marLeft w:val="480"/>
      <w:marRight w:val="0"/>
      <w:marTop w:val="0"/>
      <w:marBottom w:val="0"/>
      <w:divBdr>
        <w:top w:val="none" w:sz="0" w:space="0" w:color="auto"/>
        <w:left w:val="none" w:sz="0" w:space="0" w:color="auto"/>
        <w:bottom w:val="none" w:sz="0" w:space="0" w:color="auto"/>
        <w:right w:val="none" w:sz="0" w:space="0" w:color="auto"/>
      </w:divBdr>
    </w:div>
    <w:div w:id="1551259781">
      <w:marLeft w:val="480"/>
      <w:marRight w:val="0"/>
      <w:marTop w:val="0"/>
      <w:marBottom w:val="0"/>
      <w:divBdr>
        <w:top w:val="none" w:sz="0" w:space="0" w:color="auto"/>
        <w:left w:val="none" w:sz="0" w:space="0" w:color="auto"/>
        <w:bottom w:val="none" w:sz="0" w:space="0" w:color="auto"/>
        <w:right w:val="none" w:sz="0" w:space="0" w:color="auto"/>
      </w:divBdr>
    </w:div>
    <w:div w:id="1558783943">
      <w:marLeft w:val="480"/>
      <w:marRight w:val="0"/>
      <w:marTop w:val="0"/>
      <w:marBottom w:val="0"/>
      <w:divBdr>
        <w:top w:val="none" w:sz="0" w:space="0" w:color="auto"/>
        <w:left w:val="none" w:sz="0" w:space="0" w:color="auto"/>
        <w:bottom w:val="none" w:sz="0" w:space="0" w:color="auto"/>
        <w:right w:val="none" w:sz="0" w:space="0" w:color="auto"/>
      </w:divBdr>
    </w:div>
    <w:div w:id="1560707069">
      <w:marLeft w:val="480"/>
      <w:marRight w:val="0"/>
      <w:marTop w:val="0"/>
      <w:marBottom w:val="0"/>
      <w:divBdr>
        <w:top w:val="none" w:sz="0" w:space="0" w:color="auto"/>
        <w:left w:val="none" w:sz="0" w:space="0" w:color="auto"/>
        <w:bottom w:val="none" w:sz="0" w:space="0" w:color="auto"/>
        <w:right w:val="none" w:sz="0" w:space="0" w:color="auto"/>
      </w:divBdr>
    </w:div>
    <w:div w:id="1570655122">
      <w:marLeft w:val="480"/>
      <w:marRight w:val="0"/>
      <w:marTop w:val="0"/>
      <w:marBottom w:val="0"/>
      <w:divBdr>
        <w:top w:val="none" w:sz="0" w:space="0" w:color="auto"/>
        <w:left w:val="none" w:sz="0" w:space="0" w:color="auto"/>
        <w:bottom w:val="none" w:sz="0" w:space="0" w:color="auto"/>
        <w:right w:val="none" w:sz="0" w:space="0" w:color="auto"/>
      </w:divBdr>
    </w:div>
    <w:div w:id="1579168198">
      <w:marLeft w:val="480"/>
      <w:marRight w:val="0"/>
      <w:marTop w:val="0"/>
      <w:marBottom w:val="0"/>
      <w:divBdr>
        <w:top w:val="none" w:sz="0" w:space="0" w:color="auto"/>
        <w:left w:val="none" w:sz="0" w:space="0" w:color="auto"/>
        <w:bottom w:val="none" w:sz="0" w:space="0" w:color="auto"/>
        <w:right w:val="none" w:sz="0" w:space="0" w:color="auto"/>
      </w:divBdr>
    </w:div>
    <w:div w:id="1583685939">
      <w:marLeft w:val="480"/>
      <w:marRight w:val="0"/>
      <w:marTop w:val="0"/>
      <w:marBottom w:val="0"/>
      <w:divBdr>
        <w:top w:val="none" w:sz="0" w:space="0" w:color="auto"/>
        <w:left w:val="none" w:sz="0" w:space="0" w:color="auto"/>
        <w:bottom w:val="none" w:sz="0" w:space="0" w:color="auto"/>
        <w:right w:val="none" w:sz="0" w:space="0" w:color="auto"/>
      </w:divBdr>
    </w:div>
    <w:div w:id="1603801830">
      <w:marLeft w:val="480"/>
      <w:marRight w:val="0"/>
      <w:marTop w:val="0"/>
      <w:marBottom w:val="0"/>
      <w:divBdr>
        <w:top w:val="none" w:sz="0" w:space="0" w:color="auto"/>
        <w:left w:val="none" w:sz="0" w:space="0" w:color="auto"/>
        <w:bottom w:val="none" w:sz="0" w:space="0" w:color="auto"/>
        <w:right w:val="none" w:sz="0" w:space="0" w:color="auto"/>
      </w:divBdr>
    </w:div>
    <w:div w:id="1604725932">
      <w:marLeft w:val="480"/>
      <w:marRight w:val="0"/>
      <w:marTop w:val="0"/>
      <w:marBottom w:val="0"/>
      <w:divBdr>
        <w:top w:val="none" w:sz="0" w:space="0" w:color="auto"/>
        <w:left w:val="none" w:sz="0" w:space="0" w:color="auto"/>
        <w:bottom w:val="none" w:sz="0" w:space="0" w:color="auto"/>
        <w:right w:val="none" w:sz="0" w:space="0" w:color="auto"/>
      </w:divBdr>
    </w:div>
    <w:div w:id="1607034557">
      <w:marLeft w:val="480"/>
      <w:marRight w:val="0"/>
      <w:marTop w:val="0"/>
      <w:marBottom w:val="0"/>
      <w:divBdr>
        <w:top w:val="none" w:sz="0" w:space="0" w:color="auto"/>
        <w:left w:val="none" w:sz="0" w:space="0" w:color="auto"/>
        <w:bottom w:val="none" w:sz="0" w:space="0" w:color="auto"/>
        <w:right w:val="none" w:sz="0" w:space="0" w:color="auto"/>
      </w:divBdr>
    </w:div>
    <w:div w:id="1609316972">
      <w:marLeft w:val="480"/>
      <w:marRight w:val="0"/>
      <w:marTop w:val="0"/>
      <w:marBottom w:val="0"/>
      <w:divBdr>
        <w:top w:val="none" w:sz="0" w:space="0" w:color="auto"/>
        <w:left w:val="none" w:sz="0" w:space="0" w:color="auto"/>
        <w:bottom w:val="none" w:sz="0" w:space="0" w:color="auto"/>
        <w:right w:val="none" w:sz="0" w:space="0" w:color="auto"/>
      </w:divBdr>
    </w:div>
    <w:div w:id="1611468135">
      <w:marLeft w:val="480"/>
      <w:marRight w:val="0"/>
      <w:marTop w:val="0"/>
      <w:marBottom w:val="0"/>
      <w:divBdr>
        <w:top w:val="none" w:sz="0" w:space="0" w:color="auto"/>
        <w:left w:val="none" w:sz="0" w:space="0" w:color="auto"/>
        <w:bottom w:val="none" w:sz="0" w:space="0" w:color="auto"/>
        <w:right w:val="none" w:sz="0" w:space="0" w:color="auto"/>
      </w:divBdr>
    </w:div>
    <w:div w:id="1616323980">
      <w:marLeft w:val="480"/>
      <w:marRight w:val="0"/>
      <w:marTop w:val="0"/>
      <w:marBottom w:val="0"/>
      <w:divBdr>
        <w:top w:val="none" w:sz="0" w:space="0" w:color="auto"/>
        <w:left w:val="none" w:sz="0" w:space="0" w:color="auto"/>
        <w:bottom w:val="none" w:sz="0" w:space="0" w:color="auto"/>
        <w:right w:val="none" w:sz="0" w:space="0" w:color="auto"/>
      </w:divBdr>
    </w:div>
    <w:div w:id="1628657389">
      <w:marLeft w:val="480"/>
      <w:marRight w:val="0"/>
      <w:marTop w:val="0"/>
      <w:marBottom w:val="0"/>
      <w:divBdr>
        <w:top w:val="none" w:sz="0" w:space="0" w:color="auto"/>
        <w:left w:val="none" w:sz="0" w:space="0" w:color="auto"/>
        <w:bottom w:val="none" w:sz="0" w:space="0" w:color="auto"/>
        <w:right w:val="none" w:sz="0" w:space="0" w:color="auto"/>
      </w:divBdr>
    </w:div>
    <w:div w:id="1628851096">
      <w:marLeft w:val="480"/>
      <w:marRight w:val="0"/>
      <w:marTop w:val="0"/>
      <w:marBottom w:val="0"/>
      <w:divBdr>
        <w:top w:val="none" w:sz="0" w:space="0" w:color="auto"/>
        <w:left w:val="none" w:sz="0" w:space="0" w:color="auto"/>
        <w:bottom w:val="none" w:sz="0" w:space="0" w:color="auto"/>
        <w:right w:val="none" w:sz="0" w:space="0" w:color="auto"/>
      </w:divBdr>
    </w:div>
    <w:div w:id="1629967947">
      <w:marLeft w:val="480"/>
      <w:marRight w:val="0"/>
      <w:marTop w:val="0"/>
      <w:marBottom w:val="0"/>
      <w:divBdr>
        <w:top w:val="none" w:sz="0" w:space="0" w:color="auto"/>
        <w:left w:val="none" w:sz="0" w:space="0" w:color="auto"/>
        <w:bottom w:val="none" w:sz="0" w:space="0" w:color="auto"/>
        <w:right w:val="none" w:sz="0" w:space="0" w:color="auto"/>
      </w:divBdr>
    </w:div>
    <w:div w:id="1639605695">
      <w:marLeft w:val="480"/>
      <w:marRight w:val="0"/>
      <w:marTop w:val="0"/>
      <w:marBottom w:val="0"/>
      <w:divBdr>
        <w:top w:val="none" w:sz="0" w:space="0" w:color="auto"/>
        <w:left w:val="none" w:sz="0" w:space="0" w:color="auto"/>
        <w:bottom w:val="none" w:sz="0" w:space="0" w:color="auto"/>
        <w:right w:val="none" w:sz="0" w:space="0" w:color="auto"/>
      </w:divBdr>
    </w:div>
    <w:div w:id="1640963555">
      <w:marLeft w:val="480"/>
      <w:marRight w:val="0"/>
      <w:marTop w:val="0"/>
      <w:marBottom w:val="0"/>
      <w:divBdr>
        <w:top w:val="none" w:sz="0" w:space="0" w:color="auto"/>
        <w:left w:val="none" w:sz="0" w:space="0" w:color="auto"/>
        <w:bottom w:val="none" w:sz="0" w:space="0" w:color="auto"/>
        <w:right w:val="none" w:sz="0" w:space="0" w:color="auto"/>
      </w:divBdr>
    </w:div>
    <w:div w:id="1641572302">
      <w:marLeft w:val="480"/>
      <w:marRight w:val="0"/>
      <w:marTop w:val="0"/>
      <w:marBottom w:val="0"/>
      <w:divBdr>
        <w:top w:val="none" w:sz="0" w:space="0" w:color="auto"/>
        <w:left w:val="none" w:sz="0" w:space="0" w:color="auto"/>
        <w:bottom w:val="none" w:sz="0" w:space="0" w:color="auto"/>
        <w:right w:val="none" w:sz="0" w:space="0" w:color="auto"/>
      </w:divBdr>
    </w:div>
    <w:div w:id="1652824912">
      <w:marLeft w:val="480"/>
      <w:marRight w:val="0"/>
      <w:marTop w:val="0"/>
      <w:marBottom w:val="0"/>
      <w:divBdr>
        <w:top w:val="none" w:sz="0" w:space="0" w:color="auto"/>
        <w:left w:val="none" w:sz="0" w:space="0" w:color="auto"/>
        <w:bottom w:val="none" w:sz="0" w:space="0" w:color="auto"/>
        <w:right w:val="none" w:sz="0" w:space="0" w:color="auto"/>
      </w:divBdr>
    </w:div>
    <w:div w:id="1661234206">
      <w:marLeft w:val="480"/>
      <w:marRight w:val="0"/>
      <w:marTop w:val="0"/>
      <w:marBottom w:val="0"/>
      <w:divBdr>
        <w:top w:val="none" w:sz="0" w:space="0" w:color="auto"/>
        <w:left w:val="none" w:sz="0" w:space="0" w:color="auto"/>
        <w:bottom w:val="none" w:sz="0" w:space="0" w:color="auto"/>
        <w:right w:val="none" w:sz="0" w:space="0" w:color="auto"/>
      </w:divBdr>
    </w:div>
    <w:div w:id="1675691405">
      <w:marLeft w:val="480"/>
      <w:marRight w:val="0"/>
      <w:marTop w:val="0"/>
      <w:marBottom w:val="0"/>
      <w:divBdr>
        <w:top w:val="none" w:sz="0" w:space="0" w:color="auto"/>
        <w:left w:val="none" w:sz="0" w:space="0" w:color="auto"/>
        <w:bottom w:val="none" w:sz="0" w:space="0" w:color="auto"/>
        <w:right w:val="none" w:sz="0" w:space="0" w:color="auto"/>
      </w:divBdr>
    </w:div>
    <w:div w:id="1689332221">
      <w:marLeft w:val="480"/>
      <w:marRight w:val="0"/>
      <w:marTop w:val="0"/>
      <w:marBottom w:val="0"/>
      <w:divBdr>
        <w:top w:val="none" w:sz="0" w:space="0" w:color="auto"/>
        <w:left w:val="none" w:sz="0" w:space="0" w:color="auto"/>
        <w:bottom w:val="none" w:sz="0" w:space="0" w:color="auto"/>
        <w:right w:val="none" w:sz="0" w:space="0" w:color="auto"/>
      </w:divBdr>
    </w:div>
    <w:div w:id="1696810672">
      <w:marLeft w:val="480"/>
      <w:marRight w:val="0"/>
      <w:marTop w:val="0"/>
      <w:marBottom w:val="0"/>
      <w:divBdr>
        <w:top w:val="none" w:sz="0" w:space="0" w:color="auto"/>
        <w:left w:val="none" w:sz="0" w:space="0" w:color="auto"/>
        <w:bottom w:val="none" w:sz="0" w:space="0" w:color="auto"/>
        <w:right w:val="none" w:sz="0" w:space="0" w:color="auto"/>
      </w:divBdr>
    </w:div>
    <w:div w:id="1707947973">
      <w:marLeft w:val="480"/>
      <w:marRight w:val="0"/>
      <w:marTop w:val="0"/>
      <w:marBottom w:val="0"/>
      <w:divBdr>
        <w:top w:val="none" w:sz="0" w:space="0" w:color="auto"/>
        <w:left w:val="none" w:sz="0" w:space="0" w:color="auto"/>
        <w:bottom w:val="none" w:sz="0" w:space="0" w:color="auto"/>
        <w:right w:val="none" w:sz="0" w:space="0" w:color="auto"/>
      </w:divBdr>
    </w:div>
    <w:div w:id="1709527314">
      <w:marLeft w:val="480"/>
      <w:marRight w:val="0"/>
      <w:marTop w:val="0"/>
      <w:marBottom w:val="0"/>
      <w:divBdr>
        <w:top w:val="none" w:sz="0" w:space="0" w:color="auto"/>
        <w:left w:val="none" w:sz="0" w:space="0" w:color="auto"/>
        <w:bottom w:val="none" w:sz="0" w:space="0" w:color="auto"/>
        <w:right w:val="none" w:sz="0" w:space="0" w:color="auto"/>
      </w:divBdr>
    </w:div>
    <w:div w:id="1710914381">
      <w:marLeft w:val="480"/>
      <w:marRight w:val="0"/>
      <w:marTop w:val="0"/>
      <w:marBottom w:val="0"/>
      <w:divBdr>
        <w:top w:val="none" w:sz="0" w:space="0" w:color="auto"/>
        <w:left w:val="none" w:sz="0" w:space="0" w:color="auto"/>
        <w:bottom w:val="none" w:sz="0" w:space="0" w:color="auto"/>
        <w:right w:val="none" w:sz="0" w:space="0" w:color="auto"/>
      </w:divBdr>
    </w:div>
    <w:div w:id="1711344955">
      <w:marLeft w:val="480"/>
      <w:marRight w:val="0"/>
      <w:marTop w:val="0"/>
      <w:marBottom w:val="0"/>
      <w:divBdr>
        <w:top w:val="none" w:sz="0" w:space="0" w:color="auto"/>
        <w:left w:val="none" w:sz="0" w:space="0" w:color="auto"/>
        <w:bottom w:val="none" w:sz="0" w:space="0" w:color="auto"/>
        <w:right w:val="none" w:sz="0" w:space="0" w:color="auto"/>
      </w:divBdr>
    </w:div>
    <w:div w:id="1713075763">
      <w:marLeft w:val="480"/>
      <w:marRight w:val="0"/>
      <w:marTop w:val="0"/>
      <w:marBottom w:val="0"/>
      <w:divBdr>
        <w:top w:val="none" w:sz="0" w:space="0" w:color="auto"/>
        <w:left w:val="none" w:sz="0" w:space="0" w:color="auto"/>
        <w:bottom w:val="none" w:sz="0" w:space="0" w:color="auto"/>
        <w:right w:val="none" w:sz="0" w:space="0" w:color="auto"/>
      </w:divBdr>
    </w:div>
    <w:div w:id="1725062285">
      <w:marLeft w:val="480"/>
      <w:marRight w:val="0"/>
      <w:marTop w:val="0"/>
      <w:marBottom w:val="0"/>
      <w:divBdr>
        <w:top w:val="none" w:sz="0" w:space="0" w:color="auto"/>
        <w:left w:val="none" w:sz="0" w:space="0" w:color="auto"/>
        <w:bottom w:val="none" w:sz="0" w:space="0" w:color="auto"/>
        <w:right w:val="none" w:sz="0" w:space="0" w:color="auto"/>
      </w:divBdr>
    </w:div>
    <w:div w:id="1728215268">
      <w:marLeft w:val="480"/>
      <w:marRight w:val="0"/>
      <w:marTop w:val="0"/>
      <w:marBottom w:val="0"/>
      <w:divBdr>
        <w:top w:val="none" w:sz="0" w:space="0" w:color="auto"/>
        <w:left w:val="none" w:sz="0" w:space="0" w:color="auto"/>
        <w:bottom w:val="none" w:sz="0" w:space="0" w:color="auto"/>
        <w:right w:val="none" w:sz="0" w:space="0" w:color="auto"/>
      </w:divBdr>
    </w:div>
    <w:div w:id="1734280642">
      <w:marLeft w:val="480"/>
      <w:marRight w:val="0"/>
      <w:marTop w:val="0"/>
      <w:marBottom w:val="0"/>
      <w:divBdr>
        <w:top w:val="none" w:sz="0" w:space="0" w:color="auto"/>
        <w:left w:val="none" w:sz="0" w:space="0" w:color="auto"/>
        <w:bottom w:val="none" w:sz="0" w:space="0" w:color="auto"/>
        <w:right w:val="none" w:sz="0" w:space="0" w:color="auto"/>
      </w:divBdr>
    </w:div>
    <w:div w:id="1736317237">
      <w:marLeft w:val="480"/>
      <w:marRight w:val="0"/>
      <w:marTop w:val="0"/>
      <w:marBottom w:val="0"/>
      <w:divBdr>
        <w:top w:val="none" w:sz="0" w:space="0" w:color="auto"/>
        <w:left w:val="none" w:sz="0" w:space="0" w:color="auto"/>
        <w:bottom w:val="none" w:sz="0" w:space="0" w:color="auto"/>
        <w:right w:val="none" w:sz="0" w:space="0" w:color="auto"/>
      </w:divBdr>
    </w:div>
    <w:div w:id="1749494937">
      <w:marLeft w:val="480"/>
      <w:marRight w:val="0"/>
      <w:marTop w:val="0"/>
      <w:marBottom w:val="0"/>
      <w:divBdr>
        <w:top w:val="none" w:sz="0" w:space="0" w:color="auto"/>
        <w:left w:val="none" w:sz="0" w:space="0" w:color="auto"/>
        <w:bottom w:val="none" w:sz="0" w:space="0" w:color="auto"/>
        <w:right w:val="none" w:sz="0" w:space="0" w:color="auto"/>
      </w:divBdr>
    </w:div>
    <w:div w:id="1753744836">
      <w:marLeft w:val="480"/>
      <w:marRight w:val="0"/>
      <w:marTop w:val="0"/>
      <w:marBottom w:val="0"/>
      <w:divBdr>
        <w:top w:val="none" w:sz="0" w:space="0" w:color="auto"/>
        <w:left w:val="none" w:sz="0" w:space="0" w:color="auto"/>
        <w:bottom w:val="none" w:sz="0" w:space="0" w:color="auto"/>
        <w:right w:val="none" w:sz="0" w:space="0" w:color="auto"/>
      </w:divBdr>
    </w:div>
    <w:div w:id="1755202632">
      <w:marLeft w:val="480"/>
      <w:marRight w:val="0"/>
      <w:marTop w:val="0"/>
      <w:marBottom w:val="0"/>
      <w:divBdr>
        <w:top w:val="none" w:sz="0" w:space="0" w:color="auto"/>
        <w:left w:val="none" w:sz="0" w:space="0" w:color="auto"/>
        <w:bottom w:val="none" w:sz="0" w:space="0" w:color="auto"/>
        <w:right w:val="none" w:sz="0" w:space="0" w:color="auto"/>
      </w:divBdr>
    </w:div>
    <w:div w:id="1756124374">
      <w:marLeft w:val="480"/>
      <w:marRight w:val="0"/>
      <w:marTop w:val="0"/>
      <w:marBottom w:val="0"/>
      <w:divBdr>
        <w:top w:val="none" w:sz="0" w:space="0" w:color="auto"/>
        <w:left w:val="none" w:sz="0" w:space="0" w:color="auto"/>
        <w:bottom w:val="none" w:sz="0" w:space="0" w:color="auto"/>
        <w:right w:val="none" w:sz="0" w:space="0" w:color="auto"/>
      </w:divBdr>
    </w:div>
    <w:div w:id="1759908152">
      <w:marLeft w:val="480"/>
      <w:marRight w:val="0"/>
      <w:marTop w:val="0"/>
      <w:marBottom w:val="0"/>
      <w:divBdr>
        <w:top w:val="none" w:sz="0" w:space="0" w:color="auto"/>
        <w:left w:val="none" w:sz="0" w:space="0" w:color="auto"/>
        <w:bottom w:val="none" w:sz="0" w:space="0" w:color="auto"/>
        <w:right w:val="none" w:sz="0" w:space="0" w:color="auto"/>
      </w:divBdr>
    </w:div>
    <w:div w:id="1761484133">
      <w:marLeft w:val="480"/>
      <w:marRight w:val="0"/>
      <w:marTop w:val="0"/>
      <w:marBottom w:val="0"/>
      <w:divBdr>
        <w:top w:val="none" w:sz="0" w:space="0" w:color="auto"/>
        <w:left w:val="none" w:sz="0" w:space="0" w:color="auto"/>
        <w:bottom w:val="none" w:sz="0" w:space="0" w:color="auto"/>
        <w:right w:val="none" w:sz="0" w:space="0" w:color="auto"/>
      </w:divBdr>
    </w:div>
    <w:div w:id="1762489152">
      <w:marLeft w:val="480"/>
      <w:marRight w:val="0"/>
      <w:marTop w:val="0"/>
      <w:marBottom w:val="0"/>
      <w:divBdr>
        <w:top w:val="none" w:sz="0" w:space="0" w:color="auto"/>
        <w:left w:val="none" w:sz="0" w:space="0" w:color="auto"/>
        <w:bottom w:val="none" w:sz="0" w:space="0" w:color="auto"/>
        <w:right w:val="none" w:sz="0" w:space="0" w:color="auto"/>
      </w:divBdr>
    </w:div>
    <w:div w:id="1774014594">
      <w:marLeft w:val="480"/>
      <w:marRight w:val="0"/>
      <w:marTop w:val="0"/>
      <w:marBottom w:val="0"/>
      <w:divBdr>
        <w:top w:val="none" w:sz="0" w:space="0" w:color="auto"/>
        <w:left w:val="none" w:sz="0" w:space="0" w:color="auto"/>
        <w:bottom w:val="none" w:sz="0" w:space="0" w:color="auto"/>
        <w:right w:val="none" w:sz="0" w:space="0" w:color="auto"/>
      </w:divBdr>
    </w:div>
    <w:div w:id="1774469380">
      <w:marLeft w:val="480"/>
      <w:marRight w:val="0"/>
      <w:marTop w:val="0"/>
      <w:marBottom w:val="0"/>
      <w:divBdr>
        <w:top w:val="none" w:sz="0" w:space="0" w:color="auto"/>
        <w:left w:val="none" w:sz="0" w:space="0" w:color="auto"/>
        <w:bottom w:val="none" w:sz="0" w:space="0" w:color="auto"/>
        <w:right w:val="none" w:sz="0" w:space="0" w:color="auto"/>
      </w:divBdr>
    </w:div>
    <w:div w:id="1777091313">
      <w:marLeft w:val="480"/>
      <w:marRight w:val="0"/>
      <w:marTop w:val="0"/>
      <w:marBottom w:val="0"/>
      <w:divBdr>
        <w:top w:val="none" w:sz="0" w:space="0" w:color="auto"/>
        <w:left w:val="none" w:sz="0" w:space="0" w:color="auto"/>
        <w:bottom w:val="none" w:sz="0" w:space="0" w:color="auto"/>
        <w:right w:val="none" w:sz="0" w:space="0" w:color="auto"/>
      </w:divBdr>
    </w:div>
    <w:div w:id="1778939042">
      <w:marLeft w:val="480"/>
      <w:marRight w:val="0"/>
      <w:marTop w:val="0"/>
      <w:marBottom w:val="0"/>
      <w:divBdr>
        <w:top w:val="none" w:sz="0" w:space="0" w:color="auto"/>
        <w:left w:val="none" w:sz="0" w:space="0" w:color="auto"/>
        <w:bottom w:val="none" w:sz="0" w:space="0" w:color="auto"/>
        <w:right w:val="none" w:sz="0" w:space="0" w:color="auto"/>
      </w:divBdr>
    </w:div>
    <w:div w:id="1780836554">
      <w:marLeft w:val="480"/>
      <w:marRight w:val="0"/>
      <w:marTop w:val="0"/>
      <w:marBottom w:val="0"/>
      <w:divBdr>
        <w:top w:val="none" w:sz="0" w:space="0" w:color="auto"/>
        <w:left w:val="none" w:sz="0" w:space="0" w:color="auto"/>
        <w:bottom w:val="none" w:sz="0" w:space="0" w:color="auto"/>
        <w:right w:val="none" w:sz="0" w:space="0" w:color="auto"/>
      </w:divBdr>
    </w:div>
    <w:div w:id="1781219221">
      <w:marLeft w:val="480"/>
      <w:marRight w:val="0"/>
      <w:marTop w:val="0"/>
      <w:marBottom w:val="0"/>
      <w:divBdr>
        <w:top w:val="none" w:sz="0" w:space="0" w:color="auto"/>
        <w:left w:val="none" w:sz="0" w:space="0" w:color="auto"/>
        <w:bottom w:val="none" w:sz="0" w:space="0" w:color="auto"/>
        <w:right w:val="none" w:sz="0" w:space="0" w:color="auto"/>
      </w:divBdr>
    </w:div>
    <w:div w:id="1781993970">
      <w:marLeft w:val="480"/>
      <w:marRight w:val="0"/>
      <w:marTop w:val="0"/>
      <w:marBottom w:val="0"/>
      <w:divBdr>
        <w:top w:val="none" w:sz="0" w:space="0" w:color="auto"/>
        <w:left w:val="none" w:sz="0" w:space="0" w:color="auto"/>
        <w:bottom w:val="none" w:sz="0" w:space="0" w:color="auto"/>
        <w:right w:val="none" w:sz="0" w:space="0" w:color="auto"/>
      </w:divBdr>
    </w:div>
    <w:div w:id="1788085096">
      <w:marLeft w:val="480"/>
      <w:marRight w:val="0"/>
      <w:marTop w:val="0"/>
      <w:marBottom w:val="0"/>
      <w:divBdr>
        <w:top w:val="none" w:sz="0" w:space="0" w:color="auto"/>
        <w:left w:val="none" w:sz="0" w:space="0" w:color="auto"/>
        <w:bottom w:val="none" w:sz="0" w:space="0" w:color="auto"/>
        <w:right w:val="none" w:sz="0" w:space="0" w:color="auto"/>
      </w:divBdr>
    </w:div>
    <w:div w:id="1797063891">
      <w:marLeft w:val="480"/>
      <w:marRight w:val="0"/>
      <w:marTop w:val="0"/>
      <w:marBottom w:val="0"/>
      <w:divBdr>
        <w:top w:val="none" w:sz="0" w:space="0" w:color="auto"/>
        <w:left w:val="none" w:sz="0" w:space="0" w:color="auto"/>
        <w:bottom w:val="none" w:sz="0" w:space="0" w:color="auto"/>
        <w:right w:val="none" w:sz="0" w:space="0" w:color="auto"/>
      </w:divBdr>
    </w:div>
    <w:div w:id="1816599482">
      <w:marLeft w:val="480"/>
      <w:marRight w:val="0"/>
      <w:marTop w:val="0"/>
      <w:marBottom w:val="0"/>
      <w:divBdr>
        <w:top w:val="none" w:sz="0" w:space="0" w:color="auto"/>
        <w:left w:val="none" w:sz="0" w:space="0" w:color="auto"/>
        <w:bottom w:val="none" w:sz="0" w:space="0" w:color="auto"/>
        <w:right w:val="none" w:sz="0" w:space="0" w:color="auto"/>
      </w:divBdr>
    </w:div>
    <w:div w:id="1817799330">
      <w:marLeft w:val="480"/>
      <w:marRight w:val="0"/>
      <w:marTop w:val="0"/>
      <w:marBottom w:val="0"/>
      <w:divBdr>
        <w:top w:val="none" w:sz="0" w:space="0" w:color="auto"/>
        <w:left w:val="none" w:sz="0" w:space="0" w:color="auto"/>
        <w:bottom w:val="none" w:sz="0" w:space="0" w:color="auto"/>
        <w:right w:val="none" w:sz="0" w:space="0" w:color="auto"/>
      </w:divBdr>
    </w:div>
    <w:div w:id="1840146788">
      <w:marLeft w:val="480"/>
      <w:marRight w:val="0"/>
      <w:marTop w:val="0"/>
      <w:marBottom w:val="0"/>
      <w:divBdr>
        <w:top w:val="none" w:sz="0" w:space="0" w:color="auto"/>
        <w:left w:val="none" w:sz="0" w:space="0" w:color="auto"/>
        <w:bottom w:val="none" w:sz="0" w:space="0" w:color="auto"/>
        <w:right w:val="none" w:sz="0" w:space="0" w:color="auto"/>
      </w:divBdr>
    </w:div>
    <w:div w:id="1845700616">
      <w:marLeft w:val="480"/>
      <w:marRight w:val="0"/>
      <w:marTop w:val="0"/>
      <w:marBottom w:val="0"/>
      <w:divBdr>
        <w:top w:val="none" w:sz="0" w:space="0" w:color="auto"/>
        <w:left w:val="none" w:sz="0" w:space="0" w:color="auto"/>
        <w:bottom w:val="none" w:sz="0" w:space="0" w:color="auto"/>
        <w:right w:val="none" w:sz="0" w:space="0" w:color="auto"/>
      </w:divBdr>
    </w:div>
    <w:div w:id="1851797807">
      <w:marLeft w:val="480"/>
      <w:marRight w:val="0"/>
      <w:marTop w:val="0"/>
      <w:marBottom w:val="0"/>
      <w:divBdr>
        <w:top w:val="none" w:sz="0" w:space="0" w:color="auto"/>
        <w:left w:val="none" w:sz="0" w:space="0" w:color="auto"/>
        <w:bottom w:val="none" w:sz="0" w:space="0" w:color="auto"/>
        <w:right w:val="none" w:sz="0" w:space="0" w:color="auto"/>
      </w:divBdr>
    </w:div>
    <w:div w:id="1853259402">
      <w:marLeft w:val="480"/>
      <w:marRight w:val="0"/>
      <w:marTop w:val="0"/>
      <w:marBottom w:val="0"/>
      <w:divBdr>
        <w:top w:val="none" w:sz="0" w:space="0" w:color="auto"/>
        <w:left w:val="none" w:sz="0" w:space="0" w:color="auto"/>
        <w:bottom w:val="none" w:sz="0" w:space="0" w:color="auto"/>
        <w:right w:val="none" w:sz="0" w:space="0" w:color="auto"/>
      </w:divBdr>
    </w:div>
    <w:div w:id="1854103879">
      <w:marLeft w:val="480"/>
      <w:marRight w:val="0"/>
      <w:marTop w:val="0"/>
      <w:marBottom w:val="0"/>
      <w:divBdr>
        <w:top w:val="none" w:sz="0" w:space="0" w:color="auto"/>
        <w:left w:val="none" w:sz="0" w:space="0" w:color="auto"/>
        <w:bottom w:val="none" w:sz="0" w:space="0" w:color="auto"/>
        <w:right w:val="none" w:sz="0" w:space="0" w:color="auto"/>
      </w:divBdr>
    </w:div>
    <w:div w:id="1862742569">
      <w:marLeft w:val="480"/>
      <w:marRight w:val="0"/>
      <w:marTop w:val="0"/>
      <w:marBottom w:val="0"/>
      <w:divBdr>
        <w:top w:val="none" w:sz="0" w:space="0" w:color="auto"/>
        <w:left w:val="none" w:sz="0" w:space="0" w:color="auto"/>
        <w:bottom w:val="none" w:sz="0" w:space="0" w:color="auto"/>
        <w:right w:val="none" w:sz="0" w:space="0" w:color="auto"/>
      </w:divBdr>
    </w:div>
    <w:div w:id="1866870588">
      <w:marLeft w:val="480"/>
      <w:marRight w:val="0"/>
      <w:marTop w:val="0"/>
      <w:marBottom w:val="0"/>
      <w:divBdr>
        <w:top w:val="none" w:sz="0" w:space="0" w:color="auto"/>
        <w:left w:val="none" w:sz="0" w:space="0" w:color="auto"/>
        <w:bottom w:val="none" w:sz="0" w:space="0" w:color="auto"/>
        <w:right w:val="none" w:sz="0" w:space="0" w:color="auto"/>
      </w:divBdr>
    </w:div>
    <w:div w:id="1867136423">
      <w:marLeft w:val="480"/>
      <w:marRight w:val="0"/>
      <w:marTop w:val="0"/>
      <w:marBottom w:val="0"/>
      <w:divBdr>
        <w:top w:val="none" w:sz="0" w:space="0" w:color="auto"/>
        <w:left w:val="none" w:sz="0" w:space="0" w:color="auto"/>
        <w:bottom w:val="none" w:sz="0" w:space="0" w:color="auto"/>
        <w:right w:val="none" w:sz="0" w:space="0" w:color="auto"/>
      </w:divBdr>
    </w:div>
    <w:div w:id="1868372224">
      <w:marLeft w:val="480"/>
      <w:marRight w:val="0"/>
      <w:marTop w:val="0"/>
      <w:marBottom w:val="0"/>
      <w:divBdr>
        <w:top w:val="none" w:sz="0" w:space="0" w:color="auto"/>
        <w:left w:val="none" w:sz="0" w:space="0" w:color="auto"/>
        <w:bottom w:val="none" w:sz="0" w:space="0" w:color="auto"/>
        <w:right w:val="none" w:sz="0" w:space="0" w:color="auto"/>
      </w:divBdr>
    </w:div>
    <w:div w:id="1871187515">
      <w:marLeft w:val="480"/>
      <w:marRight w:val="0"/>
      <w:marTop w:val="0"/>
      <w:marBottom w:val="0"/>
      <w:divBdr>
        <w:top w:val="none" w:sz="0" w:space="0" w:color="auto"/>
        <w:left w:val="none" w:sz="0" w:space="0" w:color="auto"/>
        <w:bottom w:val="none" w:sz="0" w:space="0" w:color="auto"/>
        <w:right w:val="none" w:sz="0" w:space="0" w:color="auto"/>
      </w:divBdr>
    </w:div>
    <w:div w:id="1882594758">
      <w:marLeft w:val="480"/>
      <w:marRight w:val="0"/>
      <w:marTop w:val="0"/>
      <w:marBottom w:val="0"/>
      <w:divBdr>
        <w:top w:val="none" w:sz="0" w:space="0" w:color="auto"/>
        <w:left w:val="none" w:sz="0" w:space="0" w:color="auto"/>
        <w:bottom w:val="none" w:sz="0" w:space="0" w:color="auto"/>
        <w:right w:val="none" w:sz="0" w:space="0" w:color="auto"/>
      </w:divBdr>
    </w:div>
    <w:div w:id="1885092781">
      <w:marLeft w:val="480"/>
      <w:marRight w:val="0"/>
      <w:marTop w:val="0"/>
      <w:marBottom w:val="0"/>
      <w:divBdr>
        <w:top w:val="none" w:sz="0" w:space="0" w:color="auto"/>
        <w:left w:val="none" w:sz="0" w:space="0" w:color="auto"/>
        <w:bottom w:val="none" w:sz="0" w:space="0" w:color="auto"/>
        <w:right w:val="none" w:sz="0" w:space="0" w:color="auto"/>
      </w:divBdr>
    </w:div>
    <w:div w:id="1888835367">
      <w:marLeft w:val="480"/>
      <w:marRight w:val="0"/>
      <w:marTop w:val="0"/>
      <w:marBottom w:val="0"/>
      <w:divBdr>
        <w:top w:val="none" w:sz="0" w:space="0" w:color="auto"/>
        <w:left w:val="none" w:sz="0" w:space="0" w:color="auto"/>
        <w:bottom w:val="none" w:sz="0" w:space="0" w:color="auto"/>
        <w:right w:val="none" w:sz="0" w:space="0" w:color="auto"/>
      </w:divBdr>
    </w:div>
    <w:div w:id="1900896648">
      <w:marLeft w:val="480"/>
      <w:marRight w:val="0"/>
      <w:marTop w:val="0"/>
      <w:marBottom w:val="0"/>
      <w:divBdr>
        <w:top w:val="none" w:sz="0" w:space="0" w:color="auto"/>
        <w:left w:val="none" w:sz="0" w:space="0" w:color="auto"/>
        <w:bottom w:val="none" w:sz="0" w:space="0" w:color="auto"/>
        <w:right w:val="none" w:sz="0" w:space="0" w:color="auto"/>
      </w:divBdr>
    </w:div>
    <w:div w:id="1909923508">
      <w:marLeft w:val="480"/>
      <w:marRight w:val="0"/>
      <w:marTop w:val="0"/>
      <w:marBottom w:val="0"/>
      <w:divBdr>
        <w:top w:val="none" w:sz="0" w:space="0" w:color="auto"/>
        <w:left w:val="none" w:sz="0" w:space="0" w:color="auto"/>
        <w:bottom w:val="none" w:sz="0" w:space="0" w:color="auto"/>
        <w:right w:val="none" w:sz="0" w:space="0" w:color="auto"/>
      </w:divBdr>
    </w:div>
    <w:div w:id="1910339772">
      <w:marLeft w:val="480"/>
      <w:marRight w:val="0"/>
      <w:marTop w:val="0"/>
      <w:marBottom w:val="0"/>
      <w:divBdr>
        <w:top w:val="none" w:sz="0" w:space="0" w:color="auto"/>
        <w:left w:val="none" w:sz="0" w:space="0" w:color="auto"/>
        <w:bottom w:val="none" w:sz="0" w:space="0" w:color="auto"/>
        <w:right w:val="none" w:sz="0" w:space="0" w:color="auto"/>
      </w:divBdr>
    </w:div>
    <w:div w:id="1917352717">
      <w:marLeft w:val="480"/>
      <w:marRight w:val="0"/>
      <w:marTop w:val="0"/>
      <w:marBottom w:val="0"/>
      <w:divBdr>
        <w:top w:val="none" w:sz="0" w:space="0" w:color="auto"/>
        <w:left w:val="none" w:sz="0" w:space="0" w:color="auto"/>
        <w:bottom w:val="none" w:sz="0" w:space="0" w:color="auto"/>
        <w:right w:val="none" w:sz="0" w:space="0" w:color="auto"/>
      </w:divBdr>
    </w:div>
    <w:div w:id="1918123977">
      <w:marLeft w:val="480"/>
      <w:marRight w:val="0"/>
      <w:marTop w:val="0"/>
      <w:marBottom w:val="0"/>
      <w:divBdr>
        <w:top w:val="none" w:sz="0" w:space="0" w:color="auto"/>
        <w:left w:val="none" w:sz="0" w:space="0" w:color="auto"/>
        <w:bottom w:val="none" w:sz="0" w:space="0" w:color="auto"/>
        <w:right w:val="none" w:sz="0" w:space="0" w:color="auto"/>
      </w:divBdr>
    </w:div>
    <w:div w:id="1935505956">
      <w:marLeft w:val="480"/>
      <w:marRight w:val="0"/>
      <w:marTop w:val="0"/>
      <w:marBottom w:val="0"/>
      <w:divBdr>
        <w:top w:val="none" w:sz="0" w:space="0" w:color="auto"/>
        <w:left w:val="none" w:sz="0" w:space="0" w:color="auto"/>
        <w:bottom w:val="none" w:sz="0" w:space="0" w:color="auto"/>
        <w:right w:val="none" w:sz="0" w:space="0" w:color="auto"/>
      </w:divBdr>
    </w:div>
    <w:div w:id="1947808000">
      <w:marLeft w:val="480"/>
      <w:marRight w:val="0"/>
      <w:marTop w:val="0"/>
      <w:marBottom w:val="0"/>
      <w:divBdr>
        <w:top w:val="none" w:sz="0" w:space="0" w:color="auto"/>
        <w:left w:val="none" w:sz="0" w:space="0" w:color="auto"/>
        <w:bottom w:val="none" w:sz="0" w:space="0" w:color="auto"/>
        <w:right w:val="none" w:sz="0" w:space="0" w:color="auto"/>
      </w:divBdr>
    </w:div>
    <w:div w:id="1947926874">
      <w:marLeft w:val="480"/>
      <w:marRight w:val="0"/>
      <w:marTop w:val="0"/>
      <w:marBottom w:val="0"/>
      <w:divBdr>
        <w:top w:val="none" w:sz="0" w:space="0" w:color="auto"/>
        <w:left w:val="none" w:sz="0" w:space="0" w:color="auto"/>
        <w:bottom w:val="none" w:sz="0" w:space="0" w:color="auto"/>
        <w:right w:val="none" w:sz="0" w:space="0" w:color="auto"/>
      </w:divBdr>
    </w:div>
    <w:div w:id="1953708453">
      <w:marLeft w:val="480"/>
      <w:marRight w:val="0"/>
      <w:marTop w:val="0"/>
      <w:marBottom w:val="0"/>
      <w:divBdr>
        <w:top w:val="none" w:sz="0" w:space="0" w:color="auto"/>
        <w:left w:val="none" w:sz="0" w:space="0" w:color="auto"/>
        <w:bottom w:val="none" w:sz="0" w:space="0" w:color="auto"/>
        <w:right w:val="none" w:sz="0" w:space="0" w:color="auto"/>
      </w:divBdr>
    </w:div>
    <w:div w:id="1954559046">
      <w:marLeft w:val="480"/>
      <w:marRight w:val="0"/>
      <w:marTop w:val="0"/>
      <w:marBottom w:val="0"/>
      <w:divBdr>
        <w:top w:val="none" w:sz="0" w:space="0" w:color="auto"/>
        <w:left w:val="none" w:sz="0" w:space="0" w:color="auto"/>
        <w:bottom w:val="none" w:sz="0" w:space="0" w:color="auto"/>
        <w:right w:val="none" w:sz="0" w:space="0" w:color="auto"/>
      </w:divBdr>
    </w:div>
    <w:div w:id="1965310594">
      <w:marLeft w:val="480"/>
      <w:marRight w:val="0"/>
      <w:marTop w:val="0"/>
      <w:marBottom w:val="0"/>
      <w:divBdr>
        <w:top w:val="none" w:sz="0" w:space="0" w:color="auto"/>
        <w:left w:val="none" w:sz="0" w:space="0" w:color="auto"/>
        <w:bottom w:val="none" w:sz="0" w:space="0" w:color="auto"/>
        <w:right w:val="none" w:sz="0" w:space="0" w:color="auto"/>
      </w:divBdr>
    </w:div>
    <w:div w:id="1970239434">
      <w:marLeft w:val="480"/>
      <w:marRight w:val="0"/>
      <w:marTop w:val="0"/>
      <w:marBottom w:val="0"/>
      <w:divBdr>
        <w:top w:val="none" w:sz="0" w:space="0" w:color="auto"/>
        <w:left w:val="none" w:sz="0" w:space="0" w:color="auto"/>
        <w:bottom w:val="none" w:sz="0" w:space="0" w:color="auto"/>
        <w:right w:val="none" w:sz="0" w:space="0" w:color="auto"/>
      </w:divBdr>
    </w:div>
    <w:div w:id="1986885867">
      <w:marLeft w:val="480"/>
      <w:marRight w:val="0"/>
      <w:marTop w:val="0"/>
      <w:marBottom w:val="0"/>
      <w:divBdr>
        <w:top w:val="none" w:sz="0" w:space="0" w:color="auto"/>
        <w:left w:val="none" w:sz="0" w:space="0" w:color="auto"/>
        <w:bottom w:val="none" w:sz="0" w:space="0" w:color="auto"/>
        <w:right w:val="none" w:sz="0" w:space="0" w:color="auto"/>
      </w:divBdr>
    </w:div>
    <w:div w:id="2015913618">
      <w:marLeft w:val="480"/>
      <w:marRight w:val="0"/>
      <w:marTop w:val="0"/>
      <w:marBottom w:val="0"/>
      <w:divBdr>
        <w:top w:val="none" w:sz="0" w:space="0" w:color="auto"/>
        <w:left w:val="none" w:sz="0" w:space="0" w:color="auto"/>
        <w:bottom w:val="none" w:sz="0" w:space="0" w:color="auto"/>
        <w:right w:val="none" w:sz="0" w:space="0" w:color="auto"/>
      </w:divBdr>
    </w:div>
    <w:div w:id="2025403883">
      <w:marLeft w:val="480"/>
      <w:marRight w:val="0"/>
      <w:marTop w:val="0"/>
      <w:marBottom w:val="0"/>
      <w:divBdr>
        <w:top w:val="none" w:sz="0" w:space="0" w:color="auto"/>
        <w:left w:val="none" w:sz="0" w:space="0" w:color="auto"/>
        <w:bottom w:val="none" w:sz="0" w:space="0" w:color="auto"/>
        <w:right w:val="none" w:sz="0" w:space="0" w:color="auto"/>
      </w:divBdr>
    </w:div>
    <w:div w:id="2027511303">
      <w:marLeft w:val="480"/>
      <w:marRight w:val="0"/>
      <w:marTop w:val="0"/>
      <w:marBottom w:val="0"/>
      <w:divBdr>
        <w:top w:val="none" w:sz="0" w:space="0" w:color="auto"/>
        <w:left w:val="none" w:sz="0" w:space="0" w:color="auto"/>
        <w:bottom w:val="none" w:sz="0" w:space="0" w:color="auto"/>
        <w:right w:val="none" w:sz="0" w:space="0" w:color="auto"/>
      </w:divBdr>
    </w:div>
    <w:div w:id="2029062100">
      <w:marLeft w:val="480"/>
      <w:marRight w:val="0"/>
      <w:marTop w:val="0"/>
      <w:marBottom w:val="0"/>
      <w:divBdr>
        <w:top w:val="none" w:sz="0" w:space="0" w:color="auto"/>
        <w:left w:val="none" w:sz="0" w:space="0" w:color="auto"/>
        <w:bottom w:val="none" w:sz="0" w:space="0" w:color="auto"/>
        <w:right w:val="none" w:sz="0" w:space="0" w:color="auto"/>
      </w:divBdr>
    </w:div>
    <w:div w:id="2031494123">
      <w:marLeft w:val="480"/>
      <w:marRight w:val="0"/>
      <w:marTop w:val="0"/>
      <w:marBottom w:val="0"/>
      <w:divBdr>
        <w:top w:val="none" w:sz="0" w:space="0" w:color="auto"/>
        <w:left w:val="none" w:sz="0" w:space="0" w:color="auto"/>
        <w:bottom w:val="none" w:sz="0" w:space="0" w:color="auto"/>
        <w:right w:val="none" w:sz="0" w:space="0" w:color="auto"/>
      </w:divBdr>
    </w:div>
    <w:div w:id="2041127239">
      <w:marLeft w:val="480"/>
      <w:marRight w:val="0"/>
      <w:marTop w:val="0"/>
      <w:marBottom w:val="0"/>
      <w:divBdr>
        <w:top w:val="none" w:sz="0" w:space="0" w:color="auto"/>
        <w:left w:val="none" w:sz="0" w:space="0" w:color="auto"/>
        <w:bottom w:val="none" w:sz="0" w:space="0" w:color="auto"/>
        <w:right w:val="none" w:sz="0" w:space="0" w:color="auto"/>
      </w:divBdr>
    </w:div>
    <w:div w:id="2041473482">
      <w:marLeft w:val="480"/>
      <w:marRight w:val="0"/>
      <w:marTop w:val="0"/>
      <w:marBottom w:val="0"/>
      <w:divBdr>
        <w:top w:val="none" w:sz="0" w:space="0" w:color="auto"/>
        <w:left w:val="none" w:sz="0" w:space="0" w:color="auto"/>
        <w:bottom w:val="none" w:sz="0" w:space="0" w:color="auto"/>
        <w:right w:val="none" w:sz="0" w:space="0" w:color="auto"/>
      </w:divBdr>
    </w:div>
    <w:div w:id="2051490238">
      <w:marLeft w:val="480"/>
      <w:marRight w:val="0"/>
      <w:marTop w:val="0"/>
      <w:marBottom w:val="0"/>
      <w:divBdr>
        <w:top w:val="none" w:sz="0" w:space="0" w:color="auto"/>
        <w:left w:val="none" w:sz="0" w:space="0" w:color="auto"/>
        <w:bottom w:val="none" w:sz="0" w:space="0" w:color="auto"/>
        <w:right w:val="none" w:sz="0" w:space="0" w:color="auto"/>
      </w:divBdr>
    </w:div>
    <w:div w:id="2070153062">
      <w:marLeft w:val="480"/>
      <w:marRight w:val="0"/>
      <w:marTop w:val="0"/>
      <w:marBottom w:val="0"/>
      <w:divBdr>
        <w:top w:val="none" w:sz="0" w:space="0" w:color="auto"/>
        <w:left w:val="none" w:sz="0" w:space="0" w:color="auto"/>
        <w:bottom w:val="none" w:sz="0" w:space="0" w:color="auto"/>
        <w:right w:val="none" w:sz="0" w:space="0" w:color="auto"/>
      </w:divBdr>
    </w:div>
    <w:div w:id="2072386143">
      <w:marLeft w:val="480"/>
      <w:marRight w:val="0"/>
      <w:marTop w:val="0"/>
      <w:marBottom w:val="0"/>
      <w:divBdr>
        <w:top w:val="none" w:sz="0" w:space="0" w:color="auto"/>
        <w:left w:val="none" w:sz="0" w:space="0" w:color="auto"/>
        <w:bottom w:val="none" w:sz="0" w:space="0" w:color="auto"/>
        <w:right w:val="none" w:sz="0" w:space="0" w:color="auto"/>
      </w:divBdr>
    </w:div>
    <w:div w:id="2089618533">
      <w:marLeft w:val="480"/>
      <w:marRight w:val="0"/>
      <w:marTop w:val="0"/>
      <w:marBottom w:val="0"/>
      <w:divBdr>
        <w:top w:val="none" w:sz="0" w:space="0" w:color="auto"/>
        <w:left w:val="none" w:sz="0" w:space="0" w:color="auto"/>
        <w:bottom w:val="none" w:sz="0" w:space="0" w:color="auto"/>
        <w:right w:val="none" w:sz="0" w:space="0" w:color="auto"/>
      </w:divBdr>
    </w:div>
    <w:div w:id="2090610910">
      <w:marLeft w:val="480"/>
      <w:marRight w:val="0"/>
      <w:marTop w:val="0"/>
      <w:marBottom w:val="0"/>
      <w:divBdr>
        <w:top w:val="none" w:sz="0" w:space="0" w:color="auto"/>
        <w:left w:val="none" w:sz="0" w:space="0" w:color="auto"/>
        <w:bottom w:val="none" w:sz="0" w:space="0" w:color="auto"/>
        <w:right w:val="none" w:sz="0" w:space="0" w:color="auto"/>
      </w:divBdr>
    </w:div>
    <w:div w:id="2100713865">
      <w:marLeft w:val="480"/>
      <w:marRight w:val="0"/>
      <w:marTop w:val="0"/>
      <w:marBottom w:val="0"/>
      <w:divBdr>
        <w:top w:val="none" w:sz="0" w:space="0" w:color="auto"/>
        <w:left w:val="none" w:sz="0" w:space="0" w:color="auto"/>
        <w:bottom w:val="none" w:sz="0" w:space="0" w:color="auto"/>
        <w:right w:val="none" w:sz="0" w:space="0" w:color="auto"/>
      </w:divBdr>
    </w:div>
    <w:div w:id="2100908231">
      <w:marLeft w:val="480"/>
      <w:marRight w:val="0"/>
      <w:marTop w:val="0"/>
      <w:marBottom w:val="0"/>
      <w:divBdr>
        <w:top w:val="none" w:sz="0" w:space="0" w:color="auto"/>
        <w:left w:val="none" w:sz="0" w:space="0" w:color="auto"/>
        <w:bottom w:val="none" w:sz="0" w:space="0" w:color="auto"/>
        <w:right w:val="none" w:sz="0" w:space="0" w:color="auto"/>
      </w:divBdr>
    </w:div>
    <w:div w:id="2105106273">
      <w:marLeft w:val="480"/>
      <w:marRight w:val="0"/>
      <w:marTop w:val="0"/>
      <w:marBottom w:val="0"/>
      <w:divBdr>
        <w:top w:val="none" w:sz="0" w:space="0" w:color="auto"/>
        <w:left w:val="none" w:sz="0" w:space="0" w:color="auto"/>
        <w:bottom w:val="none" w:sz="0" w:space="0" w:color="auto"/>
        <w:right w:val="none" w:sz="0" w:space="0" w:color="auto"/>
      </w:divBdr>
    </w:div>
    <w:div w:id="2109763878">
      <w:marLeft w:val="480"/>
      <w:marRight w:val="0"/>
      <w:marTop w:val="0"/>
      <w:marBottom w:val="0"/>
      <w:divBdr>
        <w:top w:val="none" w:sz="0" w:space="0" w:color="auto"/>
        <w:left w:val="none" w:sz="0" w:space="0" w:color="auto"/>
        <w:bottom w:val="none" w:sz="0" w:space="0" w:color="auto"/>
        <w:right w:val="none" w:sz="0" w:space="0" w:color="auto"/>
      </w:divBdr>
    </w:div>
    <w:div w:id="2111656931">
      <w:marLeft w:val="480"/>
      <w:marRight w:val="0"/>
      <w:marTop w:val="0"/>
      <w:marBottom w:val="0"/>
      <w:divBdr>
        <w:top w:val="none" w:sz="0" w:space="0" w:color="auto"/>
        <w:left w:val="none" w:sz="0" w:space="0" w:color="auto"/>
        <w:bottom w:val="none" w:sz="0" w:space="0" w:color="auto"/>
        <w:right w:val="none" w:sz="0" w:space="0" w:color="auto"/>
      </w:divBdr>
    </w:div>
    <w:div w:id="2111967831">
      <w:marLeft w:val="480"/>
      <w:marRight w:val="0"/>
      <w:marTop w:val="0"/>
      <w:marBottom w:val="0"/>
      <w:divBdr>
        <w:top w:val="none" w:sz="0" w:space="0" w:color="auto"/>
        <w:left w:val="none" w:sz="0" w:space="0" w:color="auto"/>
        <w:bottom w:val="none" w:sz="0" w:space="0" w:color="auto"/>
        <w:right w:val="none" w:sz="0" w:space="0" w:color="auto"/>
      </w:divBdr>
    </w:div>
    <w:div w:id="2113238955">
      <w:marLeft w:val="480"/>
      <w:marRight w:val="0"/>
      <w:marTop w:val="0"/>
      <w:marBottom w:val="0"/>
      <w:divBdr>
        <w:top w:val="none" w:sz="0" w:space="0" w:color="auto"/>
        <w:left w:val="none" w:sz="0" w:space="0" w:color="auto"/>
        <w:bottom w:val="none" w:sz="0" w:space="0" w:color="auto"/>
        <w:right w:val="none" w:sz="0" w:space="0" w:color="auto"/>
      </w:divBdr>
    </w:div>
    <w:div w:id="2145542870">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ksta@gmail.com" TargetMode="External"/><Relationship Id="rId13" Type="http://schemas.openxmlformats.org/officeDocument/2006/relationships/image" Target="media/image2.tiff"/><Relationship Id="rId18" Type="http://schemas.openxmlformats.org/officeDocument/2006/relationships/image" Target="media/image7.tiff"/><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tiff"/><Relationship Id="rId17" Type="http://schemas.openxmlformats.org/officeDocument/2006/relationships/image" Target="media/image6.tiff"/><Relationship Id="rId2" Type="http://schemas.openxmlformats.org/officeDocument/2006/relationships/numbering" Target="numbering.xml"/><Relationship Id="rId16" Type="http://schemas.openxmlformats.org/officeDocument/2006/relationships/image" Target="media/image5.ti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hsprogram.com/data" TargetMode="Externa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theme" Target="theme/theme1.xml"/><Relationship Id="rId10" Type="http://schemas.openxmlformats.org/officeDocument/2006/relationships/hyperlink" Target="file:///C:\Users\Acer\AppData\Roaming\Microsoft\Word\at%20https:\dhsprogram.com\Methodology\Protecting-the-Privacy-of-DHS-Survey-Respondents.cf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2021134066@student.sust.edu" TargetMode="External"/><Relationship Id="rId14" Type="http://schemas.openxmlformats.org/officeDocument/2006/relationships/image" Target="media/image3.tiff"/><Relationship Id="rId22" Type="http://schemas.openxmlformats.org/officeDocument/2006/relationships/glossaryDocument" Target="glossary/document.xml"/></Relationships>
</file>

<file path=word/charts/_rels/chart1.xml.rels><?xml version="1.0" encoding="UTF-8" standalone="yes"?>
<Relationships xmlns="http://schemas.openxmlformats.org/package/2006/relationships"><Relationship Id="rId3" Type="http://schemas.openxmlformats.org/officeDocument/2006/relationships/image" Target="../media/image4.jpeg"/><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D:\Research\BDHS%20Research\Mental%20Health\Lestho\Women%20empowerment\Figures\Book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Sheet3!$C$1</c:f>
              <c:strCache>
                <c:ptCount val="1"/>
                <c:pt idx="0">
                  <c:v>Prevalence (%)</c:v>
                </c:pt>
              </c:strCache>
            </c:strRef>
          </c:tx>
          <c:spPr>
            <a:pattFill prst="trellis">
              <a:fgClr>
                <a:srgbClr val="7030A0"/>
              </a:fgClr>
              <a:bgClr>
                <a:schemeClr val="bg1"/>
              </a:bgClr>
            </a:pattFill>
            <a:ln>
              <a:noFill/>
            </a:ln>
            <a:effectLst/>
          </c:spPr>
          <c:invertIfNegative val="0"/>
          <c:dLbls>
            <c:spPr>
              <a:blipFill>
                <a:blip xmlns:r="http://schemas.openxmlformats.org/officeDocument/2006/relationships" r:embed="rId3"/>
                <a:tile tx="0" ty="0" sx="100000" sy="100000" flip="none" algn="tl"/>
              </a:blipFill>
              <a:ln>
                <a:solidFill>
                  <a:srgbClr val="FFFF00"/>
                </a:solid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Sheet3!$A$2:$B$5</c:f>
              <c:multiLvlStrCache>
                <c:ptCount val="4"/>
                <c:lvl>
                  <c:pt idx="0">
                    <c:v>No</c:v>
                  </c:pt>
                  <c:pt idx="1">
                    <c:v>Yes</c:v>
                  </c:pt>
                  <c:pt idx="2">
                    <c:v>Urban</c:v>
                  </c:pt>
                  <c:pt idx="3">
                    <c:v>Rural</c:v>
                  </c:pt>
                </c:lvl>
                <c:lvl>
                  <c:pt idx="0">
                    <c:v>Decesion Making Autonomy</c:v>
                  </c:pt>
                  <c:pt idx="1">
                    <c:v>Decesion Making Autonomy</c:v>
                  </c:pt>
                  <c:pt idx="2">
                    <c:v>Area</c:v>
                  </c:pt>
                  <c:pt idx="3">
                    <c:v>Area</c:v>
                  </c:pt>
                </c:lvl>
              </c:multiLvlStrCache>
            </c:multiLvlStrRef>
          </c:cat>
          <c:val>
            <c:numRef>
              <c:f>Sheet3!$C$2:$C$5</c:f>
              <c:numCache>
                <c:formatCode>0.00%</c:formatCode>
                <c:ptCount val="4"/>
                <c:pt idx="0">
                  <c:v>0.52410000000000001</c:v>
                </c:pt>
                <c:pt idx="1">
                  <c:v>0.47589999999999999</c:v>
                </c:pt>
                <c:pt idx="2">
                  <c:v>0.45019999999999999</c:v>
                </c:pt>
                <c:pt idx="3">
                  <c:v>0.54979999999999996</c:v>
                </c:pt>
              </c:numCache>
            </c:numRef>
          </c:val>
          <c:extLst>
            <c:ext xmlns:c16="http://schemas.microsoft.com/office/drawing/2014/chart" uri="{C3380CC4-5D6E-409C-BE32-E72D297353CC}">
              <c16:uniqueId val="{00000000-69E0-4D30-BFE4-EB53459C14F2}"/>
            </c:ext>
          </c:extLst>
        </c:ser>
        <c:ser>
          <c:idx val="1"/>
          <c:order val="1"/>
          <c:tx>
            <c:strRef>
              <c:f>Sheet3!$D$1</c:f>
              <c:strCache>
                <c:ptCount val="1"/>
                <c:pt idx="0">
                  <c:v>Lower_95CI (%)</c:v>
                </c:pt>
              </c:strCache>
            </c:strRef>
          </c:tx>
          <c:spPr>
            <a:pattFill prst="pct75">
              <a:fgClr>
                <a:srgbClr val="00B050"/>
              </a:fgClr>
              <a:bgClr>
                <a:schemeClr val="bg1"/>
              </a:bgClr>
            </a:pattFill>
            <a:ln>
              <a:noFill/>
            </a:ln>
            <a:effectLst/>
          </c:spPr>
          <c:invertIfNegative val="0"/>
          <c:dLbls>
            <c:spPr>
              <a:pattFill prst="pct5">
                <a:fgClr>
                  <a:srgbClr val="7030A0"/>
                </a:fgClr>
                <a:bgClr>
                  <a:schemeClr val="bg1"/>
                </a:bgClr>
              </a:patt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Sheet3!$A$2:$B$5</c:f>
              <c:multiLvlStrCache>
                <c:ptCount val="4"/>
                <c:lvl>
                  <c:pt idx="0">
                    <c:v>No</c:v>
                  </c:pt>
                  <c:pt idx="1">
                    <c:v>Yes</c:v>
                  </c:pt>
                  <c:pt idx="2">
                    <c:v>Urban</c:v>
                  </c:pt>
                  <c:pt idx="3">
                    <c:v>Rural</c:v>
                  </c:pt>
                </c:lvl>
                <c:lvl>
                  <c:pt idx="0">
                    <c:v>Decesion Making Autonomy</c:v>
                  </c:pt>
                  <c:pt idx="1">
                    <c:v>Decesion Making Autonomy</c:v>
                  </c:pt>
                  <c:pt idx="2">
                    <c:v>Area</c:v>
                  </c:pt>
                  <c:pt idx="3">
                    <c:v>Area</c:v>
                  </c:pt>
                </c:lvl>
              </c:multiLvlStrCache>
            </c:multiLvlStrRef>
          </c:cat>
          <c:val>
            <c:numRef>
              <c:f>Sheet3!$D$2:$D$5</c:f>
              <c:numCache>
                <c:formatCode>0.00%</c:formatCode>
                <c:ptCount val="4"/>
                <c:pt idx="0">
                  <c:v>0.50049999999999994</c:v>
                </c:pt>
                <c:pt idx="1">
                  <c:v>0.45250000000000001</c:v>
                </c:pt>
                <c:pt idx="2">
                  <c:v>0.41549999999999998</c:v>
                </c:pt>
                <c:pt idx="3">
                  <c:v>0.51470000000000005</c:v>
                </c:pt>
              </c:numCache>
            </c:numRef>
          </c:val>
          <c:extLst>
            <c:ext xmlns:c16="http://schemas.microsoft.com/office/drawing/2014/chart" uri="{C3380CC4-5D6E-409C-BE32-E72D297353CC}">
              <c16:uniqueId val="{00000001-69E0-4D30-BFE4-EB53459C14F2}"/>
            </c:ext>
          </c:extLst>
        </c:ser>
        <c:ser>
          <c:idx val="2"/>
          <c:order val="2"/>
          <c:tx>
            <c:strRef>
              <c:f>Sheet3!$E$1</c:f>
              <c:strCache>
                <c:ptCount val="1"/>
                <c:pt idx="0">
                  <c:v>Upper_95CI (%)</c:v>
                </c:pt>
              </c:strCache>
            </c:strRef>
          </c:tx>
          <c:spPr>
            <a:pattFill prst="trellis">
              <a:fgClr>
                <a:srgbClr val="FF0000"/>
              </a:fgClr>
              <a:bgClr>
                <a:schemeClr val="bg1"/>
              </a:bgClr>
            </a:patt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Sheet3!$A$2:$B$5</c:f>
              <c:multiLvlStrCache>
                <c:ptCount val="4"/>
                <c:lvl>
                  <c:pt idx="0">
                    <c:v>No</c:v>
                  </c:pt>
                  <c:pt idx="1">
                    <c:v>Yes</c:v>
                  </c:pt>
                  <c:pt idx="2">
                    <c:v>Urban</c:v>
                  </c:pt>
                  <c:pt idx="3">
                    <c:v>Rural</c:v>
                  </c:pt>
                </c:lvl>
                <c:lvl>
                  <c:pt idx="0">
                    <c:v>Decesion Making Autonomy</c:v>
                  </c:pt>
                  <c:pt idx="1">
                    <c:v>Decesion Making Autonomy</c:v>
                  </c:pt>
                  <c:pt idx="2">
                    <c:v>Area</c:v>
                  </c:pt>
                  <c:pt idx="3">
                    <c:v>Area</c:v>
                  </c:pt>
                </c:lvl>
              </c:multiLvlStrCache>
            </c:multiLvlStrRef>
          </c:cat>
          <c:val>
            <c:numRef>
              <c:f>Sheet3!$E$2:$E$5</c:f>
              <c:numCache>
                <c:formatCode>0.00%</c:formatCode>
                <c:ptCount val="4"/>
                <c:pt idx="0">
                  <c:v>0.54749999999999999</c:v>
                </c:pt>
                <c:pt idx="1">
                  <c:v>0.4995</c:v>
                </c:pt>
                <c:pt idx="2">
                  <c:v>0.48530000000000001</c:v>
                </c:pt>
                <c:pt idx="3">
                  <c:v>0.58450000000000002</c:v>
                </c:pt>
              </c:numCache>
            </c:numRef>
          </c:val>
          <c:extLst>
            <c:ext xmlns:c16="http://schemas.microsoft.com/office/drawing/2014/chart" uri="{C3380CC4-5D6E-409C-BE32-E72D297353CC}">
              <c16:uniqueId val="{00000002-69E0-4D30-BFE4-EB53459C14F2}"/>
            </c:ext>
          </c:extLst>
        </c:ser>
        <c:dLbls>
          <c:showLegendKey val="0"/>
          <c:showVal val="1"/>
          <c:showCatName val="0"/>
          <c:showSerName val="0"/>
          <c:showPercent val="0"/>
          <c:showBubbleSize val="0"/>
        </c:dLbls>
        <c:gapWidth val="150"/>
        <c:overlap val="100"/>
        <c:axId val="1509260207"/>
        <c:axId val="1509243887"/>
      </c:barChart>
      <c:catAx>
        <c:axId val="1509260207"/>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509243887"/>
        <c:crosses val="autoZero"/>
        <c:auto val="1"/>
        <c:lblAlgn val="ctr"/>
        <c:lblOffset val="100"/>
        <c:noMultiLvlLbl val="0"/>
      </c:catAx>
      <c:valAx>
        <c:axId val="1509243887"/>
        <c:scaling>
          <c:orientation val="minMax"/>
        </c:scaling>
        <c:delete val="0"/>
        <c:axPos val="b"/>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509260207"/>
        <c:crosses val="autoZero"/>
        <c:crossBetween val="between"/>
      </c:valAx>
      <c:spPr>
        <a:noFill/>
        <a:ln>
          <a:gradFill>
            <a:gsLst>
              <a:gs pos="0">
                <a:srgbClr val="00B0F0"/>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effectLst/>
      </c:spPr>
    </c:plotArea>
    <c:legend>
      <c:legendPos val="r"/>
      <c:overlay val="0"/>
      <c:spPr>
        <a:solidFill>
          <a:schemeClr val="bg1"/>
        </a:solid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516CDCE-9A18-4C4A-8CD4-8CCB9A9E6D5B}"/>
      </w:docPartPr>
      <w:docPartBody>
        <w:p w:rsidR="00C5418D" w:rsidRDefault="00B360CD">
          <w:r w:rsidRPr="00E416B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0CD"/>
    <w:rsid w:val="000870EA"/>
    <w:rsid w:val="003C3664"/>
    <w:rsid w:val="005F22C8"/>
    <w:rsid w:val="00AA1FE3"/>
    <w:rsid w:val="00B360CD"/>
    <w:rsid w:val="00BD0B03"/>
    <w:rsid w:val="00C5418D"/>
    <w:rsid w:val="00C73069"/>
    <w:rsid w:val="00DD5BE6"/>
    <w:rsid w:val="00F84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360C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1E6D19A-EB1F-48D4-8EE1-B4F9CDAF14B8}">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5386157701"/>
    <we:property name="MENDELEY_CITATIONS" value="[{&quot;citationID&quot;:&quot;MENDELEY_CITATION_63c6cf98-c296-4848-b1d5-1a407820032a&quot;,&quot;properties&quot;:{&quot;noteIndex&quot;:0},&quot;isEdited&quot;:false,&quot;manualOverride&quot;:{&quot;isManuallyOverridden&quot;:false,&quot;citeprocText&quot;:&quot;(Herrman et al., 2022)&quot;,&quot;manualOverrideText&quot;:&quot;&quot;},&quot;citationTag&quot;:&quot;MENDELEY_CITATION_v3_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&quot;,&quot;citationItems&quot;:[{&quot;id&quot;:&quot;a4a5061f-0199-3564-b149-e5cb9e9a09b7&quot;,&quot;itemData&quot;:{&quot;type&quot;:&quot;article-journal&quot;,&quot;id&quot;:&quot;a4a5061f-0199-3564-b149-e5cb9e9a09b7&quot;,&quot;title&quot;:&quot;Time for united action on depression: a Lancet–World Psychiatric Association Commission&quot;,&quot;author&quot;:[{&quot;family&quot;:&quot;Herrman&quot;,&quot;given&quot;:&quot;Helen&quot;,&quot;parse-names&quot;:false,&quot;dropping-particle&quot;:&quot;&quot;,&quot;non-dropping-particle&quot;:&quot;&quot;},{&quot;family&quot;:&quot;Patel&quot;,&quot;given&quot;:&quot;Vikram&quot;,&quot;parse-names&quot;:false,&quot;dropping-particle&quot;:&quot;&quot;,&quot;non-dropping-particle&quot;:&quot;&quot;},{&quot;family&quot;:&quot;Kieling&quot;,&quot;given&quot;:&quot;Christian&quot;,&quot;parse-names&quot;:false,&quot;dropping-particle&quot;:&quot;&quot;,&quot;non-dropping-particle&quot;:&quot;&quot;},{&quot;family&quot;:&quot;Berk&quot;,&quot;given&quot;:&quot;Michael&quot;,&quot;parse-names&quot;:false,&quot;dropping-particle&quot;:&quot;&quot;,&quot;non-dropping-particle&quot;:&quot;&quot;},{&quot;family&quot;:&quot;Buchweitz&quot;,&quot;given&quot;:&quot;Claudia&quot;,&quot;parse-names&quot;:false,&quot;dropping-particle&quot;:&quot;&quot;,&quot;non-dropping-particle&quot;:&quot;&quot;},{&quot;family&quot;:&quot;Cuijpers&quot;,&quot;given&quot;:&quot;Pim&quot;,&quot;parse-names&quot;:false,&quot;dropping-particle&quot;:&quot;&quot;,&quot;non-dropping-particle&quot;:&quot;&quot;},{&quot;family&quot;:&quot;Furukawa&quot;,&quot;given&quot;:&quot;Toshiaki A.&quot;,&quot;parse-names&quot;:false,&quot;dropping-particle&quot;:&quot;&quot;,&quot;non-dropping-particle&quot;:&quot;&quot;},{&quot;family&quot;:&quot;Kessler&quot;,&quot;given&quot;:&quot;Ronald C.&quot;,&quot;parse-names&quot;:false,&quot;dropping-particle&quot;:&quot;&quot;,&quot;non-dropping-particle&quot;:&quot;&quot;},{&quot;family&quot;:&quot;Kohrt&quot;,&quot;given&quot;:&quot;Brandon A.&quot;,&quot;parse-names&quot;:false,&quot;dropping-particle&quot;:&quot;&quot;,&quot;non-dropping-particle&quot;:&quot;&quot;},{&quot;family&quot;:&quot;Maj&quot;,&quot;given&quot;:&quot;Mario&quot;,&quot;parse-names&quot;:false,&quot;dropping-particle&quot;:&quot;&quot;,&quot;non-dropping-particle&quot;:&quot;&quot;},{&quot;family&quot;:&quot;McGorry&quot;,&quot;given&quot;:&quot;Patrick&quot;,&quot;parse-names&quot;:false,&quot;dropping-particle&quot;:&quot;&quot;,&quot;non-dropping-particle&quot;:&quot;&quot;},{&quot;family&quot;:&quot;Reynolds&quot;,&quot;given&quot;:&quot;Charles F.&quot;,&quot;parse-names&quot;:false,&quot;dropping-particle&quot;:&quot;&quot;,&quot;non-dropping-particle&quot;:&quot;&quot;},{&quot;family&quot;:&quot;Weissman&quot;,&quot;given&quot;:&quot;Myrna M.&quot;,&quot;parse-names&quot;:false,&quot;dropping-particle&quot;:&quot;&quot;,&quot;non-dropping-particle&quot;:&quot;&quot;},{&quot;family&quot;:&quot;Chibanda&quot;,&quot;given&quot;:&quot;Dixon&quot;,&quot;parse-names&quot;:false,&quot;dropping-particle&quot;:&quot;&quot;,&quot;non-dropping-particle&quot;:&quot;&quot;},{&quot;family&quot;:&quot;Dowrick&quot;,&quot;given&quot;:&quot;Christopher&quot;,&quot;parse-names&quot;:false,&quot;dropping-particle&quot;:&quot;&quot;,&quot;non-dropping-particle&quot;:&quot;&quot;},{&quot;family&quot;:&quot;Howard&quot;,&quot;given&quot;:&quot;Louise M.&quot;,&quot;parse-names&quot;:false,&quot;dropping-particle&quot;:&quot;&quot;,&quot;non-dropping-particle&quot;:&quot;&quot;},{&quot;family&quot;:&quot;Hoven&quot;,&quot;given&quot;:&quot;Christina W.&quot;,&quot;parse-names&quot;:false,&quot;dropping-particle&quot;:&quot;&quot;,&quot;non-dropping-particle&quot;:&quot;&quot;},{&quot;family&quot;:&quot;Knapp&quot;,&quot;given&quot;:&quot;Martin&quot;,&quot;parse-names&quot;:false,&quot;dropping-particle&quot;:&quot;&quot;,&quot;non-dropping-particle&quot;:&quot;&quot;},{&quot;family&quot;:&quot;Mayberg&quot;,&quot;given&quot;:&quot;Helen S.&quot;,&quot;parse-names&quot;:false,&quot;dropping-particle&quot;:&quot;&quot;,&quot;non-dropping-particle&quot;:&quot;&quot;},{&quot;family&quot;:&quot;Penninx&quot;,&quot;given&quot;:&quot;Brenda W.J.H.&quot;,&quot;parse-names&quot;:false,&quot;dropping-particle&quot;:&quot;&quot;,&quot;non-dropping-particle&quot;:&quot;&quot;},{&quot;family&quot;:&quot;Xiao&quot;,&quot;given&quot;:&quot;Shuiyuan&quot;,&quot;parse-names&quot;:false,&quot;dropping-particle&quot;:&quot;&quot;,&quot;non-dropping-particle&quot;:&quot;&quot;},{&quot;family&quot;:&quot;Trivedi&quot;,&quot;given&quot;:&quot;Madhukar&quot;,&quot;parse-names&quot;:false,&quot;dropping-particle&quot;:&quot;&quot;,&quot;non-dropping-particle&quot;:&quot;&quot;},{&quot;family&quot;:&quot;Uher&quot;,&quot;given&quot;:&quot;Rudolf&quot;,&quot;parse-names&quot;:false,&quot;dropping-particle&quot;:&quot;&quot;,&quot;non-dropping-particle&quot;:&quot;&quot;},{&quot;family&quot;:&quot;Vijayakumar&quot;,&quot;given&quot;:&quot;Lakshmi&quot;,&quot;parse-names&quot;:false,&quot;dropping-particle&quot;:&quot;&quot;,&quot;non-dropping-particle&quot;:&quot;&quot;},{&quot;family&quot;:&quot;Wolpert&quot;,&quot;given&quot;:&quot;Miranda&quot;,&quot;parse-names&quot;:false,&quot;dropping-particle&quot;:&quot;&quot;,&quot;non-dropping-particle&quot;:&quot;&quot;}],&quot;container-title&quot;:&quot;The Lancet&quot;,&quot;accessed&quot;:{&quot;date-parts&quot;:[[2026,1,9]]},&quot;DOI&quot;:&quot;10.1016/S0140-6736(21)02141-3&quot;,&quot;ISSN&quot;:&quot;1474547X&quot;,&quot;PMID&quot;:&quot;35180424&quot;,&quot;issued&quot;:{&quot;date-parts&quot;:[[2022,3,5]]},&quot;page&quot;:&quot;957-1022&quot;,&quot;publisher&quot;:&quot;Elsevier B.V.&quot;,&quot;issue&quot;:&quot;10328&quot;,&quot;volume&quot;:&quot;399&quot;,&quot;container-title-short&quot;:&quot;&quot;},&quot;isTemporary&quot;:false}]},{&quot;citationID&quot;:&quot;MENDELEY_CITATION_8f020568-8993-47db-a62f-41c37f6097d0&quot;,&quot;properties&quot;:{&quot;noteIndex&quot;:0},&quot;isEdited&quot;:false,&quot;manualOverride&quot;:{&quot;isManuallyOverridden&quot;:false,&quot;citeprocText&quot;:&quot;(Patel et al., 2018a)&quot;,&quot;manualOverrideText&quot;:&quot;&quot;},&quot;citationTag&quot;:&quot;MENDELEY_CITATION_v3_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&quot;,&quot;citationItems&quot;:[{&quot;id&quot;:&quot;1d007bc0-83a5-38c9-808d-3f4d98262c50&quot;,&quot;itemData&quot;:{&quot;type&quot;:&quot;article&quot;,&quot;id&quot;:&quot;1d007bc0-83a5-38c9-808d-3f4d98262c50&quot;,&quot;title&quot;:&quot;The Lancet Commission on global mental health and sustainable development&quot;,&quot;author&quot;:[{&quot;family&quot;:&quot;Patel&quot;,&quot;given&quot;:&quot;Vikram&quot;,&quot;parse-names&quot;:false,&quot;dropping-particle&quot;:&quot;&quot;,&quot;non-dropping-particle&quot;:&quot;&quot;},{&quot;family&quot;:&quot;Saxena&quot;,&quot;given&quot;:&quot;Shekhar&quot;,&quot;parse-names&quot;:false,&quot;dropping-particle&quot;:&quot;&quot;,&quot;non-dropping-particle&quot;:&quot;&quot;},{&quot;family&quot;:&quot;Lund&quot;,&quot;given&quot;:&quot;Crick&quot;,&quot;parse-names&quot;:false,&quot;dropping-particle&quot;:&quot;&quot;,&quot;non-dropping-particle&quot;:&quot;&quot;},{&quot;family&quot;:&quot;Thornicroft&quot;,&quot;given&quot;:&quot;Graham&quot;,&quot;parse-names&quot;:false,&quot;dropping-particle&quot;:&quot;&quot;,&quot;non-dropping-particle&quot;:&quot;&quot;},{&quot;family&quot;:&quot;Baingana&quot;,&quot;given&quot;:&quot;Florence&quot;,&quot;parse-names&quot;:false,&quot;dropping-particle&quot;:&quot;&quot;,&quot;non-dropping-particle&quot;:&quot;&quot;},{&quot;family&quot;:&quot;Bolton&quot;,&quot;given&quot;:&quot;Paul&quot;,&quot;parse-names&quot;:false,&quot;dropping-particle&quot;:&quot;&quot;,&quot;non-dropping-particle&quot;:&quot;&quot;},{&quot;family&quot;:&quot;Chisholm&quot;,&quot;given&quot;:&quot;Dan&quot;,&quot;parse-names&quot;:false,&quot;dropping-particle&quot;:&quot;&quot;,&quot;non-dropping-particle&quot;:&quot;&quot;},{&quot;family&quot;:&quot;Collins&quot;,&quot;given&quot;:&quot;Pamela Y.&quot;,&quot;parse-names&quot;:false,&quot;dropping-particle&quot;:&quot;&quot;,&quot;non-dropping-particle&quot;:&quot;&quot;},{&quot;family&quot;:&quot;Cooper&quot;,&quot;given&quot;:&quot;Janice L.&quot;,&quot;parse-names&quot;:false,&quot;dropping-particle&quot;:&quot;&quot;,&quot;non-dropping-particle&quot;:&quot;&quot;},{&quot;family&quot;:&quot;Eaton&quot;,&quot;given&quot;:&quot;Julian&quot;,&quot;parse-names&quot;:false,&quot;dropping-particle&quot;:&quot;&quot;,&quot;non-dropping-particle&quot;:&quot;&quot;},{&quot;family&quot;:&quot;Herrman&quot;,&quot;given&quot;:&quot;Helen&quot;,&quot;parse-names&quot;:false,&quot;dropping-particle&quot;:&quot;&quot;,&quot;non-dropping-particle&quot;:&quot;&quot;},{&quot;family&quot;:&quot;Herzallah&quot;,&quot;given&quot;:&quot;Mohammad M.&quot;,&quot;parse-names&quot;:false,&quot;dropping-particle&quot;:&quot;&quot;,&quot;non-dropping-particle&quot;:&quot;&quot;},{&quot;family&quot;:&quot;Huang&quot;,&quot;given&quot;:&quot;Yueqin&quot;,&quot;parse-names&quot;:false,&quot;dropping-particle&quot;:&quot;&quot;,&quot;non-dropping-particle&quot;:&quot;&quot;},{&quot;family&quot;:&quot;Jordans&quot;,&quot;given&quot;:&quot;Mark J.D.&quot;,&quot;parse-names&quot;:false,&quot;dropping-particle&quot;:&quot;&quot;,&quot;non-dropping-particle&quot;:&quot;&quot;},{&quot;family&quot;:&quot;Kleinman&quot;,&quot;given&quot;:&quot;Arthur&quot;,&quot;parse-names&quot;:false,&quot;dropping-particle&quot;:&quot;&quot;,&quot;non-dropping-particle&quot;:&quot;&quot;},{&quot;family&quot;:&quot;Medina-Mora&quot;,&quot;given&quot;:&quot;Maria Elena&quot;,&quot;parse-names&quot;:false,&quot;dropping-particle&quot;:&quot;&quot;,&quot;non-dropping-particle&quot;:&quot;&quot;},{&quot;family&quot;:&quot;Morgan&quot;,&quot;given&quot;:&quot;Ellen&quot;,&quot;parse-names&quot;:false,&quot;dropping-particle&quot;:&quot;&quot;,&quot;non-dropping-particle&quot;:&quot;&quot;},{&quot;family&quot;:&quot;Niaz&quot;,&quot;given&quot;:&quot;Unaiza&quot;,&quot;parse-names&quot;:false,&quot;dropping-particle&quot;:&quot;&quot;,&quot;non-dropping-particle&quot;:&quot;&quot;},{&quot;family&quot;:&quot;Omigbodun&quot;,&quot;given&quot;:&quot;Olayinka&quot;,&quot;parse-names&quot;:false,&quot;dropping-particle&quot;:&quot;&quot;,&quot;non-dropping-particle&quot;:&quot;&quot;},{&quot;family&quot;:&quot;Prince&quot;,&quot;given&quot;:&quot;Martin&quot;,&quot;parse-names&quot;:false,&quot;dropping-particle&quot;:&quot;&quot;,&quot;non-dropping-particle&quot;:&quot;&quot;},{&quot;family&quot;:&quot;Rahman&quot;,&quot;given&quot;:&quot;Atif&quot;,&quot;parse-names&quot;:false,&quot;dropping-particle&quot;:&quot;&quot;,&quot;non-dropping-particle&quot;:&quot;&quot;},{&quot;family&quot;:&quot;Saraceno&quot;,&quot;given&quot;:&quot;Benedetto&quot;,&quot;parse-names&quot;:false,&quot;dropping-particle&quot;:&quot;&quot;,&quot;non-dropping-particle&quot;:&quot;&quot;},{&quot;family&quot;:&quot;Sarkar&quot;,&quot;given&quot;:&quot;Bidyut K.&quot;,&quot;parse-names&quot;:false,&quot;dropping-particle&quot;:&quot;&quot;,&quot;non-dropping-particle&quot;:&quot;&quot;},{&quot;family&quot;:&quot;Silva&quot;,&quot;given&quot;:&quot;Mary&quot;,&quot;parse-names&quot;:false,&quot;dropping-particle&quot;:&quot;&quot;,&quot;non-dropping-particle&quot;:&quot;De&quot;},{&quot;family&quot;:&quot;Singh&quot;,&quot;given&quot;:&quot;Ilina&quot;,&quot;parse-names&quot;:false,&quot;dropping-particle&quot;:&quot;&quot;,&quot;non-dropping-particle&quot;:&quot;&quot;},{&quot;family&quot;:&quot;Stein&quot;,&quot;given&quot;:&quot;Dan J.&quot;,&quot;parse-names&quot;:false,&quot;dropping-particle&quot;:&quot;&quot;,&quot;non-dropping-particle&quot;:&quot;&quot;},{&quot;family&quot;:&quot;Sunkel&quot;,&quot;given&quot;:&quot;Charlene&quot;,&quot;parse-names&quot;:false,&quot;dropping-particle&quot;:&quot;&quot;,&quot;non-dropping-particle&quot;:&quot;&quot;},{&quot;family&quot;:&quot;UnÜtzer&quot;,&quot;given&quot;:&quot;JÜrgen&quot;,&quot;parse-names&quot;:false,&quot;dropping-particle&quot;:&quot;&quot;,&quot;non-dropping-particle&quot;:&quot;&quot;}],&quot;container-title&quot;:&quot;The Lancet&quot;,&quot;DOI&quot;:&quot;10.1016/S0140-6736(18)31612-X&quot;,&quot;ISSN&quot;:&quot;1474547X&quot;,&quot;PMID&quot;:&quot;30314863&quot;,&quot;issued&quot;:{&quot;date-parts&quot;:[[2018,10,27]]},&quot;page&quot;:&quot;1553-1598&quot;,&quot;publisher&quot;:&quot;Lancet Publishing Group&quot;,&quot;issue&quot;:&quot;10157&quot;,&quot;volume&quot;:&quot;392&quot;,&quot;container-title-short&quot;:&quot;&quot;},&quot;isTemporary&quot;:false}]},{&quot;citationID&quot;:&quot;MENDELEY_CITATION_16ce3873-0905-4b28-86d1-1afcfd416a3a&quot;,&quot;properties&quot;:{&quot;noteIndex&quot;:0},&quot;isEdited&quot;:false,&quot;manualOverride&quot;:{&quot;isManuallyOverridden&quot;:false,&quot;citeprocText&quot;:&quot;(Patel et al., 2018b)&quot;,&quot;manualOverrideText&quot;:&quot;&quot;},&quot;citationTag&quot;:&quot;MENDELEY_CITATION_v3_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&quot;,&quot;citationItems&quot;:[{&quot;id&quot;:&quot;30f160bb-abd2-30f1-8827-a8e141a36bec&quot;,&quot;itemData&quot;:{&quot;type&quot;:&quot;article&quot;,&quot;id&quot;:&quot;30f160bb-abd2-30f1-8827-a8e141a36bec&quot;,&quot;title&quot;:&quot;The Lancet Commission on global mental health and sustainable development&quot;,&quot;author&quot;:[{&quot;family&quot;:&quot;Patel&quot;,&quot;given&quot;:&quot;Vikram&quot;,&quot;parse-names&quot;:false,&quot;dropping-particle&quot;:&quot;&quot;,&quot;non-dropping-particle&quot;:&quot;&quot;},{&quot;family&quot;:&quot;Saxena&quot;,&quot;given&quot;:&quot;Shekhar&quot;,&quot;parse-names&quot;:false,&quot;dropping-particle&quot;:&quot;&quot;,&quot;non-dropping-particle&quot;:&quot;&quot;},{&quot;family&quot;:&quot;Lund&quot;,&quot;given&quot;:&quot;Crick&quot;,&quot;parse-names&quot;:false,&quot;dropping-particle&quot;:&quot;&quot;,&quot;non-dropping-particle&quot;:&quot;&quot;},{&quot;family&quot;:&quot;Thornicroft&quot;,&quot;given&quot;:&quot;Graham&quot;,&quot;parse-names&quot;:false,&quot;dropping-particle&quot;:&quot;&quot;,&quot;non-dropping-particle&quot;:&quot;&quot;},{&quot;family&quot;:&quot;Baingana&quot;,&quot;given&quot;:&quot;Florence&quot;,&quot;parse-names&quot;:false,&quot;dropping-particle&quot;:&quot;&quot;,&quot;non-dropping-particle&quot;:&quot;&quot;},{&quot;family&quot;:&quot;Bolton&quot;,&quot;given&quot;:&quot;Paul&quot;,&quot;parse-names&quot;:false,&quot;dropping-particle&quot;:&quot;&quot;,&quot;non-dropping-particle&quot;:&quot;&quot;},{&quot;family&quot;:&quot;Chisholm&quot;,&quot;given&quot;:&quot;Dan&quot;,&quot;parse-names&quot;:false,&quot;dropping-particle&quot;:&quot;&quot;,&quot;non-dropping-particle&quot;:&quot;&quot;},{&quot;family&quot;:&quot;Collins&quot;,&quot;given&quot;:&quot;Pamela Y.&quot;,&quot;parse-names&quot;:false,&quot;dropping-particle&quot;:&quot;&quot;,&quot;non-dropping-particle&quot;:&quot;&quot;},{&quot;family&quot;:&quot;Cooper&quot;,&quot;given&quot;:&quot;Janice L.&quot;,&quot;parse-names&quot;:false,&quot;dropping-particle&quot;:&quot;&quot;,&quot;non-dropping-particle&quot;:&quot;&quot;},{&quot;family&quot;:&quot;Eaton&quot;,&quot;given&quot;:&quot;Julian&quot;,&quot;parse-names&quot;:false,&quot;dropping-particle&quot;:&quot;&quot;,&quot;non-dropping-particle&quot;:&quot;&quot;},{&quot;family&quot;:&quot;Herrman&quot;,&quot;given&quot;:&quot;Helen&quot;,&quot;parse-names&quot;:false,&quot;dropping-particle&quot;:&quot;&quot;,&quot;non-dropping-particle&quot;:&quot;&quot;},{&quot;family&quot;:&quot;Herzallah&quot;,&quot;given&quot;:&quot;Mohammad M.&quot;,&quot;parse-names&quot;:false,&quot;dropping-particle&quot;:&quot;&quot;,&quot;non-dropping-particle&quot;:&quot;&quot;},{&quot;family&quot;:&quot;Huang&quot;,&quot;given&quot;:&quot;Yueqin&quot;,&quot;parse-names&quot;:false,&quot;dropping-particle&quot;:&quot;&quot;,&quot;non-dropping-particle&quot;:&quot;&quot;},{&quot;family&quot;:&quot;Jordans&quot;,&quot;given&quot;:&quot;Mark J.D.&quot;,&quot;parse-names&quot;:false,&quot;dropping-particle&quot;:&quot;&quot;,&quot;non-dropping-particle&quot;:&quot;&quot;},{&quot;family&quot;:&quot;Kleinman&quot;,&quot;given&quot;:&quot;Arthur&quot;,&quot;parse-names&quot;:false,&quot;dropping-particle&quot;:&quot;&quot;,&quot;non-dropping-particle&quot;:&quot;&quot;},{&quot;family&quot;:&quot;Medina-Mora&quot;,&quot;given&quot;:&quot;Maria Elena&quot;,&quot;parse-names&quot;:false,&quot;dropping-particle&quot;:&quot;&quot;,&quot;non-dropping-particle&quot;:&quot;&quot;},{&quot;family&quot;:&quot;Morgan&quot;,&quot;given&quot;:&quot;Ellen&quot;,&quot;parse-names&quot;:false,&quot;dropping-particle&quot;:&quot;&quot;,&quot;non-dropping-particle&quot;:&quot;&quot;},{&quot;family&quot;:&quot;Niaz&quot;,&quot;given&quot;:&quot;Unaiza&quot;,&quot;parse-names&quot;:false,&quot;dropping-particle&quot;:&quot;&quot;,&quot;non-dropping-particle&quot;:&quot;&quot;},{&quot;family&quot;:&quot;Omigbodun&quot;,&quot;given&quot;:&quot;Olayinka&quot;,&quot;parse-names&quot;:false,&quot;dropping-particle&quot;:&quot;&quot;,&quot;non-dropping-particle&quot;:&quot;&quot;},{&quot;family&quot;:&quot;Prince&quot;,&quot;given&quot;:&quot;Martin&quot;,&quot;parse-names&quot;:false,&quot;dropping-particle&quot;:&quot;&quot;,&quot;non-dropping-particle&quot;:&quot;&quot;},{&quot;family&quot;:&quot;Rahman&quot;,&quot;given&quot;:&quot;Atif&quot;,&quot;parse-names&quot;:false,&quot;dropping-particle&quot;:&quot;&quot;,&quot;non-dropping-particle&quot;:&quot;&quot;},{&quot;family&quot;:&quot;Saraceno&quot;,&quot;given&quot;:&quot;Benedetto&quot;,&quot;parse-names&quot;:false,&quot;dropping-particle&quot;:&quot;&quot;,&quot;non-dropping-particle&quot;:&quot;&quot;},{&quot;family&quot;:&quot;Sarkar&quot;,&quot;given&quot;:&quot;Bidyut K.&quot;,&quot;parse-names&quot;:false,&quot;dropping-particle&quot;:&quot;&quot;,&quot;non-dropping-particle&quot;:&quot;&quot;},{&quot;family&quot;:&quot;Silva&quot;,&quot;given&quot;:&quot;Mary&quot;,&quot;parse-names&quot;:false,&quot;dropping-particle&quot;:&quot;&quot;,&quot;non-dropping-particle&quot;:&quot;De&quot;},{&quot;family&quot;:&quot;Singh&quot;,&quot;given&quot;:&quot;Ilina&quot;,&quot;parse-names&quot;:false,&quot;dropping-particle&quot;:&quot;&quot;,&quot;non-dropping-particle&quot;:&quot;&quot;},{&quot;family&quot;:&quot;Stein&quot;,&quot;given&quot;:&quot;Dan J.&quot;,&quot;parse-names&quot;:false,&quot;dropping-particle&quot;:&quot;&quot;,&quot;non-dropping-particle&quot;:&quot;&quot;},{&quot;family&quot;:&quot;Sunkel&quot;,&quot;given&quot;:&quot;Charlene&quot;,&quot;parse-names&quot;:false,&quot;dropping-particle&quot;:&quot;&quot;,&quot;non-dropping-particle&quot;:&quot;&quot;},{&quot;family&quot;:&quot;UnÜtzer&quot;,&quot;given&quot;:&quot;JÜrgen&quot;,&quot;parse-names&quot;:false,&quot;dropping-particle&quot;:&quot;&quot;,&quot;non-dropping-particle&quot;:&quot;&quot;}],&quot;container-title&quot;:&quot;The Lancet&quot;,&quot;DOI&quot;:&quot;10.1016/S0140-6736(18)31612-X&quot;,&quot;ISSN&quot;:&quot;1474547X&quot;,&quot;PMID&quot;:&quot;30314863&quot;,&quot;issued&quot;:{&quot;date-parts&quot;:[[2018,10,27]]},&quot;page&quot;:&quot;1553-1598&quot;,&quot;publisher&quot;:&quot;Lancet Publishing Group&quot;,&quot;issue&quot;:&quot;10157&quot;,&quot;volume&quot;:&quot;392&quot;,&quot;container-title-short&quot;:&quot;&quot;},&quot;isTemporary&quot;:false}]},{&quot;citationID&quot;:&quot;MENDELEY_CITATION_c48bde59-c2e5-4ec7-9400-5da834c2c3fa&quot;,&quot;properties&quot;:{&quot;noteIndex&quot;:0},&quot;isEdited&quot;:false,&quot;manualOverride&quot;:{&quot;isManuallyOverridden&quot;:false,&quot;citeprocText&quot;:&quot;(Oram et al., 2022)&quot;,&quot;manualOverrideText&quot;:&quot;&quot;},&quot;citationTag&quot;:&quot;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&quot;,&quot;citationItems&quot;:[{&quot;id&quot;:&quot;3b1e7e34-3b18-38e9-a778-d5879e3394dc&quot;,&quot;itemData&quot;:{&quot;type&quot;:&quot;report&quot;,&quot;id&quot;:&quot;3b1e7e34-3b18-38e9-a778-d5879e3394dc&quot;,&quot;title&quot;:&quot;The Lancet Psychiatry Commissions The Lancet Psychiatry Commission on intimate partner violence and mental health: advancing mental health services, research, and policy&quot;,&quot;author&quot;:[{&quot;family&quot;:&quot;Oram&quot;,&quot;given&quot;:&quot;Sian&quot;,&quot;parse-names&quot;:false,&quot;dropping-particle&quot;:&quot;&quot;,&quot;non-dropping-particle&quot;:&quot;&quot;},{&quot;family&quot;:&quot;Fisher&quot;,&quot;given&quot;:&quot;Helen L&quot;,&quot;parse-names&quot;:false,&quot;dropping-particle&quot;:&quot;&quot;,&quot;non-dropping-particle&quot;:&quot;&quot;},{&quot;family&quot;:&quot;Minnis&quot;,&quot;given&quot;:&quot;Helen&quot;,&quot;parse-names&quot;:false,&quot;dropping-particle&quot;:&quot;&quot;,&quot;non-dropping-particle&quot;:&quot;&quot;},{&quot;family&quot;:&quot;Seedat&quot;,&quot;given&quot;:&quot;Soraya&quot;,&quot;parse-names&quot;:false,&quot;dropping-particle&quot;:&quot;&quot;,&quot;non-dropping-particle&quot;:&quot;&quot;},{&quot;family&quot;:&quot;Walby&quot;,&quot;given&quot;:&quot;Sylvia&quot;,&quot;parse-names&quot;:false,&quot;dropping-particle&quot;:&quot;&quot;,&quot;non-dropping-particle&quot;:&quot;&quot;},{&quot;family&quot;:&quot;Hegarty&quot;,&quot;given&quot;:&quot;Kelsey&quot;,&quot;parse-names&quot;:false,&quot;dropping-particle&quot;:&quot;&quot;,&quot;non-dropping-particle&quot;:&quot;&quot;},{&quot;family&quot;:&quot;Rouf&quot;,&quot;given&quot;:&quot;Khadj&quot;,&quot;parse-names&quot;:false,&quot;dropping-particle&quot;:&quot;&quot;,&quot;non-dropping-particle&quot;:&quot;&quot;},{&quot;family&quot;:&quot;Angénieux&quot;,&quot;given&quot;:&quot;Caroline&quot;,&quot;parse-names&quot;:false,&quot;dropping-particle&quot;:&quot;&quot;,&quot;non-dropping-particle&quot;:&quot;&quot;},{&quot;family&quot;:&quot;Callard&quot;,&quot;given&quot;:&quot;Felicity&quot;,&quot;parse-names&quot;:false,&quot;dropping-particle&quot;:&quot;&quot;,&quot;non-dropping-particle&quot;:&quot;&quot;},{&quot;family&quot;:&quot;Chandra&quot;,&quot;given&quot;:&quot;Prabha S&quot;,&quot;parse-names&quot;:false,&quot;dropping-particle&quot;:&quot;&quot;,&quot;non-dropping-particle&quot;:&quot;&quot;},{&quot;family&quot;:&quot;Fazel&quot;,&quot;given&quot;:&quot;Seena&quot;,&quot;parse-names&quot;:false,&quot;dropping-particle&quot;:&quot;&quot;,&quot;non-dropping-particle&quot;:&quot;&quot;},{&quot;family&quot;:&quot;Garcia-Moreno&quot;,&quot;given&quot;:&quot;Claudia&quot;,&quot;parse-names&quot;:false,&quot;dropping-particle&quot;:&quot;&quot;,&quot;non-dropping-particle&quot;:&quot;&quot;},{&quot;family&quot;:&quot;Henderson&quot;,&quot;given&quot;:&quot;Marion&quot;,&quot;parse-names&quot;:false,&quot;dropping-particle&quot;:&quot;&quot;,&quot;non-dropping-particle&quot;:&quot;&quot;},{&quot;family&quot;:&quot;Howarth&quot;,&quot;given&quot;:&quot;Emma&quot;,&quot;parse-names&quot;:false,&quot;dropping-particle&quot;:&quot;&quot;,&quot;non-dropping-particle&quot;:&quot;&quot;},{&quot;family&quot;:&quot;Macmillan&quot;,&quot;given&quot;:&quot;Harriet L&quot;,&quot;parse-names&quot;:false,&quot;dropping-particle&quot;:&quot;&quot;,&quot;non-dropping-particle&quot;:&quot;&quot;},{&quot;family&quot;:&quot;Murray&quot;,&quot;given&quot;:&quot;Laura K&quot;,&quot;parse-names&quot;:false,&quot;dropping-particle&quot;:&quot;&quot;,&quot;non-dropping-particle&quot;:&quot;&quot;},{&quot;family&quot;:&quot;Othman&quot;,&quot;given&quot;:&quot;Sajaratulnisah&quot;,&quot;parse-names&quot;:false,&quot;dropping-particle&quot;:&quot;&quot;,&quot;non-dropping-particle&quot;:&quot;&quot;},{&quot;family&quot;:&quot;Robotham&quot;,&quot;given&quot;:&quot;Dan&quot;,&quot;parse-names&quot;:false,&quot;dropping-particle&quot;:&quot;&quot;,&quot;non-dropping-particle&quot;:&quot;&quot;},{&quot;family&quot;:&quot;Rondon&quot;,&quot;given&quot;:&quot;Marta B&quot;,&quot;parse-names&quot;:false,&quot;dropping-particle&quot;:&quot;&quot;,&quot;non-dropping-particle&quot;:&quot;&quot;},{&quot;family&quot;:&quot;Sweeney&quot;,&quot;given&quot;:&quot;Angela&quot;,&quot;parse-names&quot;:false,&quot;dropping-particle&quot;:&quot;&quot;,&quot;non-dropping-particle&quot;:&quot;&quot;},{&quot;family&quot;:&quot;Taggart&quot;,&quot;given&quot;:&quot;Danny&quot;,&quot;parse-names&quot;:false,&quot;dropping-particle&quot;:&quot;&quot;,&quot;non-dropping-particle&quot;:&quot;&quot;},{&quot;family&quot;:&quot;Howard&quot;,&quot;given&quot;:&quot;Louise M&quot;,&quot;parse-names&quot;:false,&quot;dropping-particle&quot;:&quot;&quot;,&quot;non-dropping-particle&quot;:&quot;&quot;}],&quot;URL&quot;:&quot;www.thelancet.com/psychiatry&quot;,&quot;issued&quot;:{&quot;date-parts&quot;:[[2022]]},&quot;abstract&quot;:&quot;Executive summary Part 1: Introduction Intimate partner violence (IPV) is the most common form of violence worldwide and contributes substantially to the global burden of mental health problems. The Lancet Psychiatry Commission on intimate partner violence and mental health met to consider progress in reducing the prevalence of IPV and associated mental health harms, and to establish a roadmap for strengthening responses across mental health services, research, and policy. Mental health care is delivered predominantly through primary care globally, but the relationship between IPV and severe mental health problems, and how best to address IPV within secondary mental health care, have been neglected. We therefore focus mainly on the changes needed to address IPV within secondary mental health care. Our focus on mental health is pragmatic rather than exclusionary, and we also recognise the need for broader change across multiple disciplines, systems, and institutions. Part 2: Evidence for associations between IPV and mental health problems IPV is a gendered problem. Most victims of IPV are women-globally, an estimated 27% of women and girls aged 15 years or older have experienced physical or sexual IPV-but high rates of IPV are also experienced by other groups, including sexual and gender minorities, people with disabilities, migrants, and people from marginalised ethnic or Indigenous groups. The relationship between IPV and mental health is complex. Exposure to IPV in childhood or adulthood increases the likelihood of developing a range of mental health problems, suicidal ideation, and attempting suicide. The presence of mental health problems also makes individuals more vulnerable to experiencing IPV. Children who are exposed to IPV are at high risk of additional forms of abuse and neglect, and experiencing abuse or being exposed to IPV in childhood greatly increases the risk of both experiencing and perpetrating IPV as an adult. People with diagnosed mental health problems are more likely to commit IPV than those without mental health diagnoses, although absolute rates of IPV perpetration are low. This relationship seems to be partly mediated through substance misuse, with an increased incidence of violence when mental health problems and substance misuse co-occur. Research in this area is controversial: mechanisms still need to be elucidated, and there are concerns about the potentially stigmatising consequences of examining the role of mental health problems in the perpetration of IPV, as well as concerns that diagnoses such as borderline personality disorder pathologise women's responses to violence and oppression. However, associations between mental health problems and experiencing or perpetrating IPV appear to occur across the life course and relate to both the onset and the course of mental health problems. Part 3: IPV across the life course Although IPV is endemic, it is not inevitable. Evidence points to several targets for prevention and intervention in individuals, families, communities, and societies. Some are stage specific, such as parenting programmes to reduce child abuse and neglect, or school-based programmes to address violence-supportive norms and behaviours; others span several stages, or are relevant across the life course, such as the prevention and treatment of substance misuse, and support for secondary or higher education for women. Part 4: Measurement of IPV Measurement of the frequency, severity, and context of IPV, its co-occurrence with other forms of violence, and its effects on mental health is challenging but important. Although substantial strides have been made in assessment methods for IPV, more needs to be done to advance measurement and to harmonise data collection via collaboration across sectors. Administrative data are fragmented and inconsistent between fields, professions , and practitioners. The development of IPV measures should involve people with lived experience of IPV and of mental health problems to ensure that the measures generated are relevant, feasible, and valid. Part 5: Transformation of the mental health system to address IPV Survivors should be fundamental to the development and assessment of support services at every level, from grassroots survivor-led services to statutory mental health services. Mental health systems and providers can make a crucial difference in IPV survivors' path to healing, but too often the opportunity to do so is unfulfilled, and some survivors experience mental health services as harmful and retraumatising. Survivors and providers Lancet Psychiatry 2022; 9: 487-524&quot;,&quot;volume&quot;:&quot;9&quot;,&quot;container-title-short&quot;:&quot;&quot;},&quot;isTemporary&quot;:false}]},{&quot;citationID&quot;:&quot;MENDELEY_CITATION_0b68ae8e-3516-4c24-8f6a-b2c2949d251e&quot;,&quot;properties&quot;:{&quot;noteIndex&quot;:0},&quot;isEdited&quot;:false,&quot;manualOverride&quot;:{&quot;isManuallyOverridden&quot;:false,&quot;citeprocText&quot;:&quot;(Amouzou et al., 2025)&quot;,&quot;manualOverrideText&quot;:&quot;&quot;},&quot;citationTag&quot;:&quot;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&quot;,&quot;citationItems&quot;:[{&quot;id&quot;:&quot;076ae3c1-f461-3e4a-aa56-a7a78d5ab09f&quot;,&quot;itemData&quot;:{&quot;type&quot;:&quot;article-journal&quot;,&quot;id&quot;:&quot;076ae3c1-f461-3e4a-aa56-a7a78d5ab09f&quot;,&quot;title&quot;:&quot;The 2025 report of the Lancet Countdown to 2030 for women's, children's, and adolescents' health: tracking progress on health and nutrition&quot;,&quot;author&quot;:[{&quot;family&quot;:&quot;Amouzou&quot;,&quot;given&quot;:&quot;Agbessi&quot;,&quot;parse-names&quot;:false,&quot;dropping-particle&quot;:&quot;&quot;,&quot;non-dropping-particle&quot;:&quot;&quot;},{&quot;family&quot;:&quot;Barros&quot;,&quot;given&quot;:&quot;Aluisio J.D.&quot;,&quot;parse-names&quot;:false,&quot;dropping-particle&quot;:&quot;&quot;,&quot;non-dropping-particle&quot;:&quot;&quot;},{&quot;family&quot;:&quot;Requejo&quot;,&quot;given&quot;:&quot;Jennifer&quot;,&quot;parse-names&quot;:false,&quot;dropping-particle&quot;:&quot;&quot;,&quot;non-dropping-particle&quot;:&quot;&quot;},{&quot;family&quot;:&quot;Faye&quot;,&quot;given&quot;:&quot;Cheikh&quot;,&quot;parse-names&quot;:false,&quot;dropping-particle&quot;:&quot;&quot;,&quot;non-dropping-particle&quot;:&quot;&quot;},{&quot;family&quot;:&quot;Akseer&quot;,&quot;given&quot;:&quot;Nadia&quot;,&quot;parse-names&quot;:false,&quot;dropping-particle&quot;:&quot;&quot;,&quot;non-dropping-particle&quot;:&quot;&quot;},{&quot;family&quot;:&quot;Bendavid&quot;,&quot;given&quot;:&quot;Eran&quot;,&quot;parse-names&quot;:false,&quot;dropping-particle&quot;:&quot;&quot;,&quot;non-dropping-particle&quot;:&quot;&quot;},{&quot;family&quot;:&quot;Blumenberg&quot;,&quot;given&quot;:&quot;Cauane&quot;,&quot;parse-names&quot;:false,&quot;dropping-particle&quot;:&quot;&quot;,&quot;non-dropping-particle&quot;:&quot;&quot;},{&quot;family&quot;:&quot;Borghi&quot;,&quot;given&quot;:&quot;Josephine&quot;,&quot;parse-names&quot;:false,&quot;dropping-particle&quot;:&quot;&quot;,&quot;non-dropping-particle&quot;:&quot;&quot;},{&quot;family&quot;:&quot;Baz&quot;,&quot;given&quot;:&quot;Sama&quot;,&quot;parse-names&quot;:false,&quot;dropping-particle&quot;:&quot;&quot;,&quot;non-dropping-particle&quot;:&quot;El&quot;},{&quot;family&quot;:&quot;Federspiel&quot;,&quot;given&quot;:&quot;Frederik&quot;,&quot;parse-names&quot;:false,&quot;dropping-particle&quot;:&quot;&quot;,&quot;non-dropping-particle&quot;:&quot;&quot;},{&quot;family&quot;:&quot;Ferreira&quot;,&quot;given&quot;:&quot;Leonardo Z.&quot;,&quot;parse-names&quot;:false,&quot;dropping-particle&quot;:&quot;&quot;,&quot;non-dropping-particle&quot;:&quot;&quot;},{&quot;family&quot;:&quot;Hazel&quot;,&quot;given&quot;:&quot;Elizabeth&quot;,&quot;parse-names&quot;:false,&quot;dropping-particle&quot;:&quot;&quot;,&quot;non-dropping-particle&quot;:&quot;&quot;},{&quot;family&quot;:&quot;Heft-Neal&quot;,&quot;given&quot;:&quot;Sam&quot;,&quot;parse-names&quot;:false,&quot;dropping-particle&quot;:&quot;&quot;,&quot;non-dropping-particle&quot;:&quot;&quot;},{&quot;family&quot;:&quot;Hellwig&quot;,&quot;given&quot;:&quot;Franciele&quot;,&quot;parse-names&quot;:false,&quot;dropping-particle&quot;:&quot;&quot;,&quot;non-dropping-particle&quot;:&quot;&quot;},{&quot;family&quot;:&quot;Liu&quot;,&quot;given&quot;:&quot;Li&quot;,&quot;parse-names&quot;:false,&quot;dropping-particle&quot;:&quot;&quot;,&quot;non-dropping-particle&quot;:&quot;&quot;},{&quot;family&quot;:&quot;Maïga&quot;,&quot;given&quot;:&quot;Abdoulaye&quot;,&quot;parse-names&quot;:false,&quot;dropping-particle&quot;:&quot;&quot;,&quot;non-dropping-particle&quot;:&quot;&quot;},{&quot;family&quot;:&quot;Munos&quot;,&quot;given&quot;:&quot;Melinda&quot;,&quot;parse-names&quot;:false,&quot;dropping-particle&quot;:&quot;&quot;,&quot;non-dropping-particle&quot;:&quot;&quot;},{&quot;family&quot;:&quot;Pitt&quot;,&quot;given&quot;:&quot;Catherine&quot;,&quot;parse-names&quot;:false,&quot;dropping-particle&quot;:&quot;&quot;,&quot;non-dropping-particle&quot;:&quot;&quot;},{&quot;family&quot;:&quot;Shawar&quot;,&quot;given&quot;:&quot;Yusra Ribhi&quot;,&quot;parse-names&quot;:false,&quot;dropping-particle&quot;:&quot;&quot;,&quot;non-dropping-particle&quot;:&quot;&quot;},{&quot;family&quot;:&quot;Shiffman&quot;,&quot;given&quot;:&quot;Jeremy&quot;,&quot;parse-names&quot;:false,&quot;dropping-particle&quot;:&quot;&quot;,&quot;non-dropping-particle&quot;:&quot;&quot;},{&quot;family&quot;:&quot;Tam&quot;,&quot;given&quot;:&quot;Yvonne&quot;,&quot;parse-names&quot;:false,&quot;dropping-particle&quot;:&quot;&quot;,&quot;non-dropping-particle&quot;:&quot;&quot;},{&quot;family&quot;:&quot;Walker&quot;,&quot;given&quot;:&quot;Neff&quot;,&quot;parse-names&quot;:false,&quot;dropping-particle&quot;:&quot;&quot;,&quot;non-dropping-particle&quot;:&quot;&quot;},{&quot;family&quot;:&quot;Akilimali&quot;,&quot;given&quot;:&quot;Pierre&quot;,&quot;parse-names&quot;:false,&quot;dropping-particle&quot;:&quot;&quot;,&quot;non-dropping-particle&quot;:&quot;&quot;},{&quot;family&quot;:&quot;Alkema&quot;,&quot;given&quot;:&quot;Leontine&quot;,&quot;parse-names&quot;:false,&quot;dropping-particle&quot;:&quot;&quot;,&quot;non-dropping-particle&quot;:&quot;&quot;},{&quot;family&quot;:&quot;Behanzin&quot;,&quot;given&quot;:&quot;Paoli&quot;,&quot;parse-names&quot;:false,&quot;dropping-particle&quot;:&quot;&quot;,&quot;non-dropping-particle&quot;:&quot;&quot;},{&quot;family&quot;:&quot;Binyaruka&quot;,&quot;given&quot;:&quot;Peter&quot;,&quot;parse-names&quot;:false,&quot;dropping-particle&quot;:&quot;&quot;,&quot;non-dropping-particle&quot;:&quot;&quot;},{&quot;family&quot;:&quot;Bhutta&quot;,&quot;given&quot;:&quot;Zulfiqar&quot;,&quot;parse-names&quot;:false,&quot;dropping-particle&quot;:&quot;&quot;,&quot;non-dropping-particle&quot;:&quot;&quot;},{&quot;family&quot;:&quot;Blanchard&quot;,&quot;given&quot;:&quot;Andrea&quot;,&quot;parse-names&quot;:false,&quot;dropping-particle&quot;:&quot;&quot;,&quot;non-dropping-particle&quot;:&quot;&quot;},{&quot;family&quot;:&quot;Blencowe&quot;,&quot;given&quot;:&quot;Hannah&quot;,&quot;parse-names&quot;:false,&quot;dropping-particle&quot;:&quot;&quot;,&quot;non-dropping-particle&quot;:&quot;&quot;},{&quot;family&quot;:&quot;Bradley&quot;,&quot;given&quot;:&quot;Ellen&quot;,&quot;parse-names&quot;:false,&quot;dropping-particle&quot;:&quot;&quot;,&quot;non-dropping-particle&quot;:&quot;&quot;},{&quot;family&quot;:&quot;Brikci&quot;,&quot;given&quot;:&quot;Nouria&quot;,&quot;parse-names&quot;:false,&quot;dropping-particle&quot;:&quot;&quot;,&quot;non-dropping-particle&quot;:&quot;&quot;},{&quot;family&quot;:&quot;Caicedo-Velásquez&quot;,&quot;given&quot;:&quot;Beatriz&quot;,&quot;parse-names&quot;:false,&quot;dropping-particle&quot;:&quot;&quot;,&quot;non-dropping-particle&quot;:&quot;&quot;},{&quot;family&quot;:&quot;Costello&quot;,&quot;given&quot;:&quot;Anthony&quot;,&quot;parse-names&quot;:false,&quot;dropping-particle&quot;:&quot;&quot;,&quot;non-dropping-particle&quot;:&quot;&quot;},{&quot;family&quot;:&quot;Dotse-Gborgbortsi&quot;,&quot;given&quot;:&quot;Winfred&quot;,&quot;parse-names&quot;:false,&quot;dropping-particle&quot;:&quot;&quot;,&quot;non-dropping-particle&quot;:&quot;&quot;},{&quot;family&quot;:&quot;Arifeen&quot;,&quot;given&quot;:&quot;Shams&quot;,&quot;parse-names&quot;:false,&quot;dropping-particle&quot;:&quot;&quot;,&quot;non-dropping-particle&quot;:&quot;El&quot;},{&quot;family&quot;:&quot;Ezzati&quot;,&quot;given&quot;:&quot;Majid&quot;,&quot;parse-names&quot;:false,&quot;dropping-particle&quot;:&quot;&quot;,&quot;non-dropping-particle&quot;:&quot;&quot;},{&quot;family&quot;:&quot;Freedman&quot;,&quot;given&quot;:&quot;Lynn P.&quot;,&quot;parse-names&quot;:false,&quot;dropping-particle&quot;:&quot;&quot;,&quot;non-dropping-particle&quot;:&quot;&quot;},{&quot;family&quot;:&quot;Guillot&quot;,&quot;given&quot;:&quot;Michel&quot;,&quot;parse-names&quot;:false,&quot;dropping-particle&quot;:&quot;&quot;,&quot;non-dropping-particle&quot;:&quot;&quot;},{&quot;family&quot;:&quot;Hanson&quot;,&quot;given&quot;:&quot;Claudia&quot;,&quot;parse-names&quot;:false,&quot;dropping-particle&quot;:&quot;&quot;,&quot;non-dropping-particle&quot;:&quot;&quot;},{&quot;family&quot;:&quot;Heidkamp&quot;,&quot;given&quot;:&quot;Rebecca&quot;,&quot;parse-names&quot;:false,&quot;dropping-particle&quot;:&quot;&quot;,&quot;non-dropping-particle&quot;:&quot;&quot;},{&quot;family&quot;:&quot;Huicho&quot;,&quot;given&quot;:&quot;Luis&quot;,&quot;parse-names&quot;:false,&quot;dropping-particle&quot;:&quot;&quot;,&quot;non-dropping-particle&quot;:&quot;&quot;},{&quot;family&quot;:&quot;Izugbara&quot;,&quot;given&quot;:&quot;Chimaraoke&quot;,&quot;parse-names&quot;:false,&quot;dropping-particle&quot;:&quot;&quot;,&quot;non-dropping-particle&quot;:&quot;&quot;},{&quot;family&quot;:&quot;Jiwani&quot;,&quot;given&quot;:&quot;Safia S.&quot;,&quot;parse-names&quot;:false,&quot;dropping-particle&quot;:&quot;&quot;,&quot;non-dropping-particle&quot;:&quot;&quot;},{&quot;family&quot;:&quot;Kabiru&quot;,&quot;given&quot;:&quot;Caroline&quot;,&quot;parse-names&quot;:false,&quot;dropping-particle&quot;:&quot;&quot;,&quot;non-dropping-particle&quot;:&quot;&quot;},{&quot;family&quot;:&quot;Kiarie&quot;,&quot;given&quot;:&quot;Helen&quot;,&quot;parse-names&quot;:false,&quot;dropping-particle&quot;:&quot;&quot;,&quot;non-dropping-particle&quot;:&quot;&quot;},{&quot;family&quot;:&quot;Kinney&quot;,&quot;given&quot;:&quot;Mary&quot;,&quot;parse-names&quot;:false,&quot;dropping-particle&quot;:&quot;&quot;,&quot;non-dropping-particle&quot;:&quot;&quot;},{&quot;family&quot;:&quot;Kirakoya-Samadoulougou&quot;,&quot;given&quot;:&quot;Fati&quot;,&quot;parse-names&quot;:false,&quot;dropping-particle&quot;:&quot;&quot;,&quot;non-dropping-particle&quot;:&quot;&quot;},{&quot;family&quot;:&quot;Lawn&quot;,&quot;given&quot;:&quot;Joy&quot;,&quot;parse-names&quot;:false,&quot;dropping-particle&quot;:&quot;&quot;,&quot;non-dropping-particle&quot;:&quot;&quot;},{&quot;family&quot;:&quot;Madise&quot;,&quot;given&quot;:&quot;Nyovani&quot;,&quot;parse-names&quot;:false,&quot;dropping-particle&quot;:&quot;&quot;,&quot;non-dropping-particle&quot;:&quot;&quot;},{&quot;family&quot;:&quot;Mady&quot;,&quot;given&quot;:&quot;Gouda Roland Mesmer&quot;,&quot;parse-names&quot;:false,&quot;dropping-particle&quot;:&quot;&quot;,&quot;non-dropping-particle&quot;:&quot;&quot;},{&quot;family&quot;:&quot;Masquelier&quot;,&quot;given&quot;:&quot;Bruno&quot;,&quot;parse-names&quot;:false,&quot;dropping-particle&quot;:&quot;&quot;,&quot;non-dropping-particle&quot;:&quot;&quot;},{&quot;family&quot;:&quot;Melesse&quot;,&quot;given&quot;:&quot;Dessalegn&quot;,&quot;parse-names&quot;:false,&quot;dropping-particle&quot;:&quot;&quot;,&quot;non-dropping-particle&quot;:&quot;&quot;},{&quot;family&quot;:&quot;Nilsen&quot;,&quot;given&quot;:&quot;Kristine&quot;,&quot;parse-names&quot;:false,&quot;dropping-particle&quot;:&quot;&quot;,&quot;non-dropping-particle&quot;:&quot;&quot;},{&quot;family&quot;:&quot;Perin&quot;,&quot;given&quot;:&quot;Jamie&quot;,&quot;parse-names&quot;:false,&quot;dropping-particle&quot;:&quot;&quot;,&quot;non-dropping-particle&quot;:&quot;&quot;},{&quot;family&quot;:&quot;Ram&quot;,&quot;given&quot;:&quot;Usha&quot;,&quot;parse-names&quot;:false,&quot;dropping-particle&quot;:&quot;&quot;,&quot;non-dropping-particle&quot;:&quot;&quot;},{&quot;family&quot;:&quot;Romanello&quot;,&quot;given&quot;:&quot;Marina&quot;,&quot;parse-names&quot;:false,&quot;dropping-particle&quot;:&quot;&quot;,&quot;non-dropping-particle&quot;:&quot;&quot;},{&quot;family&quot;:&quot;Saad&quot;,&quot;given&quot;:&quot;Ghada E.&quot;,&quot;parse-names&quot;:false,&quot;dropping-particle&quot;:&quot;&quot;,&quot;non-dropping-particle&quot;:&quot;&quot;},{&quot;family&quot;:&quot;Sharma&quot;,&quot;given&quot;:&quot;Sudha&quot;,&quot;parse-names&quot;:false,&quot;dropping-particle&quot;:&quot;&quot;,&quot;non-dropping-particle&quot;:&quot;&quot;},{&quot;family&quot;:&quot;Sidze&quot;,&quot;given&quot;:&quot;Estelle M.&quot;,&quot;parse-names&quot;:false,&quot;dropping-particle&quot;:&quot;&quot;,&quot;non-dropping-particle&quot;:&quot;&quot;},{&quot;family&quot;:&quot;Spiegel&quot;,&quot;given&quot;:&quot;Paul&quot;,&quot;parse-names&quot;:false,&quot;dropping-particle&quot;:&quot;&quot;,&quot;non-dropping-particle&quot;:&quot;&quot;},{&quot;family&quot;:&quot;Tappis&quot;,&quot;given&quot;:&quot;Hannah&quot;,&quot;parse-names&quot;:false,&quot;dropping-particle&quot;:&quot;&quot;,&quot;non-dropping-particle&quot;:&quot;&quot;},{&quot;family&quot;:&quot;Tatem&quot;,&quot;given&quot;:&quot;Andrew J.&quot;,&quot;parse-names&quot;:false,&quot;dropping-particle&quot;:&quot;&quot;,&quot;non-dropping-particle&quot;:&quot;&quot;},{&quot;family&quot;:&quot;Temmerman&quot;,&quot;given&quot;:&quot;Marleen&quot;,&quot;parse-names&quot;:false,&quot;dropping-particle&quot;:&quot;&quot;,&quot;non-dropping-particle&quot;:&quot;&quot;},{&quot;family&quot;:&quot;Victora&quot;,&quot;given&quot;:&quot;Cesar G.&quot;,&quot;parse-names&quot;:false,&quot;dropping-particle&quot;:&quot;&quot;,&quot;non-dropping-particle&quot;:&quot;&quot;},{&quot;family&quot;:&quot;Villavicencio&quot;,&quot;given&quot;:&quot;Francisco&quot;,&quot;parse-names&quot;:false,&quot;dropping-particle&quot;:&quot;&quot;,&quot;non-dropping-particle&quot;:&quot;&quot;},{&quot;family&quot;:&quot;Wado&quot;,&quot;given&quot;:&quot;Yohannes&quot;,&quot;parse-names&quot;:false,&quot;dropping-particle&quot;:&quot;&quot;,&quot;non-dropping-particle&quot;:&quot;&quot;},{&quot;family&quot;:&quot;Waiswa&quot;,&quot;given&quot;:&quot;Peter&quot;,&quot;parse-names&quot;:false,&quot;dropping-particle&quot;:&quot;&quot;,&quot;non-dropping-particle&quot;:&quot;&quot;},{&quot;family&quot;:&quot;Wakefield&quot;,&quot;given&quot;:&quot;Jon&quot;,&quot;parse-names&quot;:false,&quot;dropping-particle&quot;:&quot;&quot;,&quot;non-dropping-particle&quot;:&quot;&quot;},{&quot;family&quot;:&quot;Walton&quot;,&quot;given&quot;:&quot;Shelley&quot;,&quot;parse-names&quot;:false,&quot;dropping-particle&quot;:&quot;&quot;,&quot;non-dropping-particle&quot;:&quot;&quot;},{&quot;family&quot;:&quot;You&quot;,&quot;given&quot;:&quot;Danzhen&quot;,&quot;parse-names&quot;:false,&quot;dropping-particle&quot;:&quot;&quot;,&quot;non-dropping-particle&quot;:&quot;&quot;},{&quot;family&quot;:&quot;Chopra&quot;,&quot;given&quot;:&quot;Mickey&quot;,&quot;parse-names&quot;:false,&quot;dropping-particle&quot;:&quot;&quot;,&quot;non-dropping-particle&quot;:&quot;&quot;},{&quot;family&quot;:&quot;Black&quot;,&quot;given&quot;:&quot;Robert E.&quot;,&quot;parse-names&quot;:false,&quot;dropping-particle&quot;:&quot;&quot;,&quot;non-dropping-particle&quot;:&quot;&quot;},{&quot;family&quot;:&quot;Boerma&quot;,&quot;given&quot;:&quot;Ties&quot;,&quot;parse-names&quot;:false,&quot;dropping-particle&quot;:&quot;&quot;,&quot;non-dropping-particle&quot;:&quot;&quot;}],&quot;container-title&quot;:&quot;The Lancet&quot;,&quot;accessed&quot;:{&quot;date-parts&quot;:[[2026,1,9]]},&quot;DOI&quot;:&quot;10.1016/S0140-6736(25)00151-5&quot;,&quot;ISSN&quot;:&quot;1474547X&quot;,&quot;PMID&quot;:&quot;40222381&quot;,&quot;issued&quot;:{&quot;date-parts&quot;:[[2025,4,26]]},&quot;page&quot;:&quot;1505-1554&quot;,&quot;publisher&quot;:&quot;Elsevier B.V.&quot;,&quot;issue&quot;:&quot;10488&quot;,&quot;volume&quot;:&quot;405&quot;,&quot;container-title-short&quot;:&quot;&quot;},&quot;isTemporary&quot;:false}]},{&quot;citationID&quot;:&quot;MENDELEY_CITATION_14004d9b-e682-4943-b408-bd84a14fef0a&quot;,&quot;properties&quot;:{&quot;noteIndex&quot;:0},&quot;isEdited&quot;:false,&quot;manualOverride&quot;:{&quot;isManuallyOverridden&quot;:false,&quot;citeprocText&quot;:&quot;(The Lancet, 2025)&quot;,&quot;manualOverrideText&quot;:&quot;&quot;},&quot;citationTag&quot;:&quot;MENDELEY_CITATION_v3_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&quot;,&quot;citationItems&quot;:[{&quot;id&quot;:&quot;d81f01f9-d5aa-3f55-8737-df31e798a743&quot;,&quot;itemData&quot;:{&quot;type&quot;:&quot;article&quot;,&quot;id&quot;:&quot;d81f01f9-d5aa-3f55-8737-df31e798a743&quot;,&quot;title&quot;:&quot;Empowering women during childbirth&quot;,&quot;author&quot;:[{&quot;family&quot;:&quot;The Lancet&quot;,&quot;given&quot;:&quot;&quot;,&quot;parse-names&quot;:false,&quot;dropping-particle&quot;:&quot;&quot;,&quot;non-dropping-particle&quot;:&quot;&quot;}],&quot;container-title&quot;:&quot;The Lancet&quot;,&quot;DOI&quot;:&quot;10.1016/S0140-6736(25)01382-0&quot;,&quot;ISSN&quot;:&quot;1474547X&quot;,&quot;PMID&quot;:&quot;40617648&quot;,&quot;issued&quot;:{&quot;date-parts&quot;:[[2025,7,5]]},&quot;page&quot;:&quot;1&quot;,&quot;publisher&quot;:&quot;Elsevier B.V.&quot;,&quot;issue&quot;:&quot;10498&quot;,&quot;volume&quot;:&quot;406&quot;,&quot;container-title-short&quot;:&quot;&quot;},&quot;isTemporary&quot;:false}]},{&quot;citationID&quot;:&quot;MENDELEY_CITATION_b6c4b789-908b-4e8c-8921-eae8e0d2bc73&quot;,&quot;properties&quot;:{&quot;noteIndex&quot;:0},&quot;isEdited&quot;:false,&quot;manualOverride&quot;:{&quot;isManuallyOverridden&quot;:false,&quot;citeprocText&quot;:&quot;(Heise et al., 2019)&quot;,&quot;manualOverrideText&quot;:&quot;&quot;},&quot;citationTag&quot;:&quot;MENDELEY_CITATION_v3_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&quot;,&quot;citationItems&quot;:[{&quot;id&quot;:&quot;b9f237a4-5d47-3f01-9aec-824568166035&quot;,&quot;itemData&quot;:{&quot;type&quot;:&quot;article&quot;,&quot;id&quot;:&quot;b9f237a4-5d47-3f01-9aec-824568166035&quot;,&quot;title&quot;:&quot;Gender inequality and restrictive gender norms: framing the challenges to health&quot;,&quot;author&quot;:[{&quot;family&quot;:&quot;Heise&quot;,&quot;given&quot;:&quot;Lori&quot;,&quot;parse-names&quot;:false,&quot;dropping-particle&quot;:&quot;&quot;,&quot;non-dropping-particle&quot;:&quot;&quot;},{&quot;family&quot;:&quot;Greene&quot;,&quot;given&quot;:&quot;Margaret E.&quot;,&quot;parse-names&quot;:false,&quot;dropping-particle&quot;:&quot;&quot;,&quot;non-dropping-particle&quot;:&quot;&quot;},{&quot;family&quot;:&quot;Opper&quot;,&quot;given&quot;:&quot;Neisha&quot;,&quot;parse-names&quot;:false,&quot;dropping-particle&quot;:&quot;&quot;,&quot;non-dropping-particle&quot;:&quot;&quot;},{&quot;family&quot;:&quot;Stavropoulou&quot;,&quot;given&quot;:&quot;Maria&quot;,&quot;parse-names&quot;:false,&quot;dropping-particle&quot;:&quot;&quot;,&quot;non-dropping-particle&quot;:&quot;&quot;},{&quot;family&quot;:&quot;Harper&quot;,&quot;given&quot;:&quot;Caroline&quot;,&quot;parse-names&quot;:false,&quot;dropping-particle&quot;:&quot;&quot;,&quot;non-dropping-particle&quot;:&quot;&quot;},{&quot;family&quot;:&quot;Nascimento&quot;,&quot;given&quot;:&quot;Marcos&quot;,&quot;parse-names&quot;:false,&quot;dropping-particle&quot;:&quot;&quot;,&quot;non-dropping-particle&quot;:&quot;&quot;},{&quot;family&quot;:&quot;Zewdie&quot;,&quot;given&quot;:&quot;Debrework&quot;,&quot;parse-names&quot;:false,&quot;dropping-particle&quot;:&quot;&quot;,&quot;non-dropping-particle&quot;:&quot;&quot;},{&quot;family&quot;:&quot;Darmstadt&quot;,&quot;given&quot;:&quot;Gary L.&quot;,&quot;parse-names&quot;:false,&quot;dropping-particle&quot;:&quot;&quot;,&quot;non-dropping-particle&quot;:&quot;&quot;},{&quot;family&quot;:&quot;Greene&quot;,&quot;given&quot;:&quot;Margaret Eleanor&quot;,&quot;parse-names&quot;:false,&quot;dropping-particle&quot;:&quot;&quot;,&quot;non-dropping-particle&quot;:&quot;&quot;},{&quot;family&quot;:&quot;Hawkes&quot;,&quot;given&quot;:&quot;Sarah&quot;,&quot;parse-names&quot;:false,&quot;dropping-particle&quot;:&quot;&quot;,&quot;non-dropping-particle&quot;:&quot;&quot;},{&quot;family&quot;:&quot;Henry&quot;,&quot;given&quot;:&quot;Sarah&quot;,&quot;parse-names&quot;:false,&quot;dropping-particle&quot;:&quot;&quot;,&quot;non-dropping-particle&quot;:&quot;&quot;},{&quot;family&quot;:&quot;Heymann&quot;,&quot;given&quot;:&quot;Jody&quot;,&quot;parse-names&quot;:false,&quot;dropping-particle&quot;:&quot;&quot;,&quot;non-dropping-particle&quot;:&quot;&quot;},{&quot;family&quot;:&quot;Klugman&quot;,&quot;given&quot;:&quot;Jeni&quot;,&quot;parse-names&quot;:false,&quot;dropping-particle&quot;:&quot;&quot;,&quot;non-dropping-particle&quot;:&quot;&quot;},{&quot;family&quot;:&quot;Levine&quot;,&quot;given&quot;:&quot;Ruth&quot;,&quot;parse-names&quot;:false,&quot;dropping-particle&quot;:&quot;&quot;,&quot;non-dropping-particle&quot;:&quot;&quot;},{&quot;family&quot;:&quot;Raj&quot;,&quot;given&quot;:&quot;Anita&quot;,&quot;parse-names&quot;:false,&quot;dropping-particle&quot;:&quot;&quot;,&quot;non-dropping-particle&quot;:&quot;&quot;},{&quot;family&quot;:&quot;Rao Gupta&quot;,&quot;given&quot;:&quot;Geeta&quot;,&quot;parse-names&quot;:false,&quot;dropping-particle&quot;:&quot;&quot;,&quot;non-dropping-particle&quot;:&quot;&quot;}],&quot;container-title&quot;:&quot;The Lancet&quot;,&quot;DOI&quot;:&quot;10.1016/S0140-6736(19)30652-X&quot;,&quot;ISSN&quot;:&quot;1474547X&quot;,&quot;PMID&quot;:&quot;31155275&quot;,&quot;issued&quot;:{&quot;date-parts&quot;:[[2019,6,15]]},&quot;page&quot;:&quot;2440-2454&quot;,&quot;abstract&quot;:&quot;Gender is not accurately captured by the traditional male and female dichotomy of sex. Instead, it is a complex social system that structures the life experience of all human beings. This paper, the first in a Series of five papers, investigates the relationships between gender inequality, restrictive gender norms, and health and wellbeing. Building upon past work, we offer a consolidated conceptual framework that shows how individuals born biologically male or female develop into gendered beings, and how sexism and patriarchy intersect with other forms of discrimination, such as racism, classism, and homophobia, to structure pathways to poor health. We discuss the ample evidence showing the far-reaching consequences of these pathways, including how gender inequality and restrictive gender norms impact health through differential exposures, health-related behaviours and access to care, as well as how gender-biased health research and health-care systems reinforce and reproduce gender inequalities, with serious implications for health. The cumulative consequences of structured disadvantage, mediated through discriminatory laws, policies, and institutions, as well as diet, stress, substance use, and environmental toxins, have triggered important discussions about the role of social injustice in the creation and maintenance of health inequities, especially along racial and socioeconomic lines. This Series paper raises the parallel question of whether discrimination based on gender likewise becomes embodied, with negative consequences for health. For decades, advocates have worked to eliminate gender discrimination in global health, with only modest success. A new plan and new political commitment are needed if these global health aspirations and the wider Sustainable Development Goals of the UN are to be achieved.&quot;,&quot;publisher&quot;:&quot;Lancet Publishing Group&quot;,&quot;issue&quot;:&quot;10189&quot;,&quot;volume&quot;:&quot;393&quot;,&quot;container-title-short&quot;:&quot;&quot;},&quot;isTemporary&quot;:false}]},{&quot;citationID&quot;:&quot;MENDELEY_CITATION_f784fc7b-795e-4532-bae0-9369addfbd03&quot;,&quot;properties&quot;:{&quot;noteIndex&quot;:0},&quot;isEdited&quot;:false,&quot;manualOverride&quot;:{&quot;isManuallyOverridden&quot;:false,&quot;citeprocText&quot;:&quot;(Westby et al., 2021)&quot;,&quot;manualOverrideText&quot;:&quot;&quot;},&quot;citationTag&quot;:&quot;MENDELEY_CITATION_v3_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&quot;,&quot;citationItems&quot;:[{&quot;id&quot;:&quot;272945c1-1c83-3708-b1a6-960b23b6adfe&quot;,&quot;itemData&quot;:{&quot;type&quot;:&quot;article-journal&quot;,&quot;id&quot;:&quot;272945c1-1c83-3708-b1a6-960b23b6adfe&quot;,&quot;title&quot;:&quot;Depression, anxiety, PTSD, and OCD after stillbirth: a systematic review&quot;,&quot;author&quot;:[{&quot;family&quot;:&quot;Westby&quot;,&quot;given&quot;:&quot;Cèline Lossius&quot;,&quot;parse-names&quot;:false,&quot;dropping-particle&quot;:&quot;&quot;,&quot;non-dropping-particle&quot;:&quot;&quot;},{&quot;family&quot;:&quot;Erlandsen&quot;,&quot;given&quot;:&quot;Andrea Røsberg&quot;,&quot;parse-names&quot;:false,&quot;dropping-particle&quot;:&quot;&quot;,&quot;non-dropping-particle&quot;:&quot;&quot;},{&quot;family&quot;:&quot;Nilsen&quot;,&quot;given&quot;:&quot;Sondre Aasen&quot;,&quot;parse-names&quot;:false,&quot;dropping-particle&quot;:&quot;&quot;,&quot;non-dropping-particle&quot;:&quot;&quot;},{&quot;family&quot;:&quot;Visted&quot;,&quot;given&quot;:&quot;Endre&quot;,&quot;parse-names&quot;:false,&quot;dropping-particle&quot;:&quot;&quot;,&quot;non-dropping-particle&quot;:&quot;&quot;},{&quot;family&quot;:&quot;Thimm&quot;,&quot;given&quot;:&quot;Jens C.&quot;,&quot;parse-names&quot;:false,&quot;dropping-particle&quot;:&quot;&quot;,&quot;non-dropping-particle&quot;:&quot;&quot;}],&quot;container-title&quot;:&quot;BMC Pregnancy and Childbirth&quot;,&quot;container-title-short&quot;:&quot;BMC Pregnancy Childbirth&quot;,&quot;DOI&quot;:&quot;10.1186/s12884-021-04254-x&quot;,&quot;ISSN&quot;:&quot;14712393&quot;,&quot;PMID&quot;:&quot;34794395&quot;,&quot;issued&quot;:{&quot;date-parts&quot;:[[2021,12,1]]},&quot;abstract&quot;:&quot;Background: This systematic review aimed to provide an updated summary of studies investigating depression, anxiety, post-traumatic stress disorder (PTSD), and obsessive-compulsive disorder (OCD) in parents after stillbirth (from 20 weeks gestational age until birth). Methods: A literature search was conducted in the databases Web of Science and PsychINFO. Main inclusion criteria were 1) peer-reviewed, quantitative, English-language articles published from 1980; (2) studies investigating depression, anxiety, PTSD, or OCD among parents following stillbirth; and (3) studies defining stillbirth as equal to or after 20 weeks of gestation. Results: Thirteen quantitative, peer-reviewed articles were eligible for inclusion. Selected articles investigated depression, anxiety, and PTSD, while no studies on OCD met our inclusion criteria. The majority of studies investigated women, while only two studies included men. The results indicated heightened short- and long-term levels of depression, anxiety, and PTSD in parents after stillbirth compared to those of parents with live birth. Studies investigating predictors found that social support, marital status, negative appraisals, and variables related to care and management after stillbirth affected levels of symptoms. Conclusions: Parents who experience stillbirth have a considerably higher risk of reporting symptoms of depression, anxiety, and PTSD compared with parents with live births. More longitudinal studies are needed to increase our knowledge of how symptoms develop over time, and more research on fathers, transgender, non-binary and gender fluid individuals is needed. Research on the association between stillbirth and OCD is also warranted. Knowledge of the severity of anxiety, depression, and PTSD after stillbirth, and predictors associated with symptom severity could provide healthcare professionals with valuable information on how to provide beneficial postpartum care.&quot;,&quot;publisher&quot;:&quot;BioMed Central Ltd&quot;,&quot;issue&quot;:&quot;1&quot;,&quot;volume&quot;:&quot;21&quot;},&quot;isTemporary&quot;:false}]},{&quot;citationID&quot;:&quot;MENDELEY_CITATION_18cffb97-4ffd-449a-ae53-78060d5df16b&quot;,&quot;properties&quot;:{&quot;noteIndex&quot;:0},&quot;isEdited&quot;:false,&quot;manualOverride&quot;:{&quot;isManuallyOverridden&quot;:false,&quot;citeprocText&quot;:&quot;(Leight et al., 2022a)&quot;,&quot;manualOverrideText&quot;:&quot;&quot;},&quot;citationTag&quot;:&quot;MENDELEY_CITATION_v3_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&quot;,&quot;citationItems&quot;:[{&quot;id&quot;:&quot;9a363beb-2d3b-3e19-b772-e4a815b95d05&quot;,&quot;itemData&quot;:{&quot;type&quot;:&quot;article-journal&quot;,&quot;id&quot;:&quot;9a363beb-2d3b-3e19-b772-e4a815b95d05&quot;,&quot;title&quot;:&quot;Women's empowerment, maternal depression, and stress: Evidence from rural Burkina Faso&quot;,&quot;author&quot;:[{&quot;family&quot;:&quot;Leight&quot;,&quot;given&quot;:&quot;Jessica&quot;,&quot;parse-names&quot;:false,&quot;dropping-particle&quot;:&quot;&quot;,&quot;non-dropping-particle&quot;:&quot;&quot;},{&quot;family&quot;:&quot;Pedehombga&quot;,&quot;given&quot;:&quot;Abdoulaye&quot;,&quot;parse-names&quot;:false,&quot;dropping-particle&quot;:&quot;&quot;,&quot;non-dropping-particle&quot;:&quot;&quot;},{&quot;family&quot;:&quot;Ganaba&quot;,&quot;given&quot;:&quot;Rasmané&quot;,&quot;parse-names&quot;:false,&quot;dropping-particle&quot;:&quot;&quot;,&quot;non-dropping-particle&quot;:&quot;&quot;},{&quot;family&quot;:&quot;Gelli&quot;,&quot;given&quot;:&quot;Aulo&quot;,&quot;parse-names&quot;:false,&quot;dropping-particle&quot;:&quot;&quot;,&quot;non-dropping-particle&quot;:&quot;&quot;}],&quot;container-title&quot;:&quot;SSM - Mental Health&quot;,&quot;DOI&quot;:&quot;10.1016/j.ssmmh.2022.100160&quot;,&quot;ISSN&quot;:&quot;26665603&quot;,&quot;issued&quot;:{&quot;date-parts&quot;:[[2022,12,1]]},&quot;abstract&quot;:&quot;Objective: Though there is a wide array of evidence that women's empowerment is associated with more positive health and nutritional outcomes for women and children, evidence around the relationship with mental health or subjective well-being remains relatively limited. The objective of this paper is to explore this relationship in longitudinal data from rural Burkina Faso. Methods: We analyze the association between empowerment measured using the project-level Women's Empowerment in Agriculture Index (pro-WEAI), and two additional outcomes of interest: stress (measured using the SRQ-20) and maternal depression (measured using the Edinburgh scale for post-partum depression). The analysis employs both cross-sectional specifications and panel specifications conditional on individual fixed effects. Results: We find evidence of substantial negative correlations between the empowerment score and maternal stress and depression measured using both continuous and binary variables. This relationship seems to be particularly driven by self-efficacy and respect among household members, where higher scores have negative associations with depression and stress that are both large in magnitude and precisely estimated. Conclusion: Enhanced mental health may be another channel for a positive effect of empowerment on women's welfare.&quot;,&quot;publisher&quot;:&quot;Elsevier Ltd&quot;,&quot;volume&quot;:&quot;2&quot;,&quot;container-title-short&quot;:&quot;&quot;},&quot;isTemporary&quot;:false}]},{&quot;citationID&quot;:&quot;MENDELEY_CITATION_490f004f-31fa-44cb-aaff-4717a5a8b251&quot;,&quot;properties&quot;:{&quot;noteIndex&quot;:0},&quot;isEdited&quot;:false,&quot;manualOverride&quot;:{&quot;isManuallyOverridden&quot;:false,&quot;citeprocText&quot;:&quot;(Leight et al., 2022b; M. S. U. M. O. Miah, 2025)&quot;,&quot;manualOverrideText&quot;:&quot;&quot;},&quot;citationItems&quot;:[{&quot;id&quot;:&quot;dcc30575-14ed-3360-a0c9-0c5c5da9289a&quot;,&quot;itemData&quot;:{&quot;type&quot;:&quot;article-journal&quot;,&quot;id&quot;:&quot;dcc30575-14ed-3360-a0c9-0c5c5da9289a&quot;,&quot;title&quot;:&quot;Women's empowerment, maternal depression, and stress: Evidence from rural Burkina Faso&quot;,&quot;author&quot;:[{&quot;family&quot;:&quot;Leight&quot;,&quot;given&quot;:&quot;Jessica&quot;,&quot;parse-names&quot;:false,&quot;dropping-particle&quot;:&quot;&quot;,&quot;non-dropping-particle&quot;:&quot;&quot;},{&quot;family&quot;:&quot;Pedehombga&quot;,&quot;given&quot;:&quot;Abdoulaye&quot;,&quot;parse-names&quot;:false,&quot;dropping-particle&quot;:&quot;&quot;,&quot;non-dropping-particle&quot;:&quot;&quot;},{&quot;family&quot;:&quot;Ganaba&quot;,&quot;given&quot;:&quot;Rasmané&quot;,&quot;parse-names&quot;:false,&quot;dropping-particle&quot;:&quot;&quot;,&quot;non-dropping-particle&quot;:&quot;&quot;},{&quot;family&quot;:&quot;Gelli&quot;,&quot;given&quot;:&quot;Aulo&quot;,&quot;parse-names&quot;:false,&quot;dropping-particle&quot;:&quot;&quot;,&quot;non-dropping-particle&quot;:&quot;&quot;}],&quot;container-title&quot;:&quot;SSM - Mental Health&quot;,&quot;DOI&quot;:&quot;10.1016/j.ssmmh.2022.100160&quot;,&quot;ISSN&quot;:&quot;26665603&quot;,&quot;issued&quot;:{&quot;date-parts&quot;:[[2022,12,1]]},&quot;abstract&quot;:&quot;Objective: Though there is a wide array of evidence that women's empowerment is associated with more positive health and nutritional outcomes for women and children, evidence around the relationship with mental health or subjective well-being remains relatively limited. The objective of this paper is to explore this relationship in longitudinal data from rural Burkina Faso. Methods: We analyze the association between empowerment measured using the project-level Women's Empowerment in Agriculture Index (pro-WEAI), and two additional outcomes of interest: stress (measured using the SRQ-20) and maternal depression (measured using the Edinburgh scale for post-partum depression). The analysis employs both cross-sectional specifications and panel specifications conditional on individual fixed effects. Results: We find evidence of substantial negative correlations between the empowerment score and maternal stress and depression measured using both continuous and binary variables. This relationship seems to be particularly driven by self-efficacy and respect among household members, where higher scores have negative associations with depression and stress that are both large in magnitude and precisely estimated. Conclusion: Enhanced mental health may be another channel for a positive effect of empowerment on women's welfare.&quot;,&quot;publisher&quot;:&quot;Elsevier Ltd&quot;,&quot;volume&quot;:&quot;2&quot;,&quot;container-title-short&quot;:&quot;&quot;},&quot;isTemporary&quot;:false},{&quot;id&quot;:&quot;2e822519-3da1-3f32-a1f6-00e08b47d3ae&quot;,&quot;itemData&quot;:{&quot;type&quot;:&quot;report&quot;,&quot;id&quot;:&quot;2e822519-3da1-3f32-a1f6-00e08b47d3ae&quot;,&quot;title&quot;:&quot;Associations of women’s empowerment and intimate partner violence with mental health among ever-married women in Bangladesh&quot;,&quot;author&quot;:[{&quot;family&quot;:&quot;Miah&quot;,&quot;given&quot;:&quot;Md Salek; Ullah, Mohammad Ohid&quot;,&quot;parse-names&quot;:false,&quot;dropping-particle&quot;:&quot;&quot;,&quot;non-dropping-particle&quot;:&quot;&quot;}],&quot;issued&quot;:{&quot;date-parts&quot;:[[2025]]},&quot;publisher-place&quot;:&quot;Bangladesh&quot;,&quot;abstract&quot;:&quot;ObjectiveThis paper examines the associations between women's empowerment, IPV legitimization, and the mentalhealth outcomes of Bangladeshi ever-married women with geospatial variation.MethodsThis study analyzed cross-sectional data from the Bangladesh Demographic and Health Survey 2022 of18,987 ever-married women aged 15–49 years with complete mental health, IPV, and empowerment data.Depression and anxiety were assessed by PHQ-9 and GAD-7. Survey-weighted binary logistic regressionanalyses were applied to analyze odds ratios (ORs) and 95% condence intervals (CIs), with straticationby residence, wealth, and religion.ResultsWomen who justied IPV had marginally higher depression (5.5% vs 4.7%) and anxiety (4.9% vs 4.0%)prevalence, whereas empowerment was associated with marginally higher anxiety (4.4% vs 3.0%) but notdepression. Multivariable analyses further revealed that empowerment was independently associated withanxiety (aOR 1.39, 95% CI 1.14–1.70, p = 0.001), but IPV justication was not signicant in the adjustedmodel. Multiparity, age, pressure to conceive, and improved education of fathers and women were alsoimportant determinants. Division -wise geospatial mapping revealed the highest rates of anxiety in Khulna(37.9%), Rangpur (37.4%), and Barisal (37.1%), and the lowest in Rajshahi (35.2%) and Dhaka (35.9%).Additionally, Rangpur (38.6%) and Khulna (38.6%) reveal the highest depression symptoms.ConclusionsThese ndings highlight the mental health implications of empowerment and the need for context-specicpolicies to support women's mental health in Bangladesh&quot;,&quot;container-title-short&quot;:&quot;&quot;},&quot;isTemporary&quot;:false}],&quot;citationTag&quot;:&quot;MENDELEY_CITATION_v3_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&quot;},{&quot;citationID&quot;:&quot;MENDELEY_CITATION_572cecc4-e11b-4dba-b356-495e922ec1e6&quot;,&quot;properties&quot;:{&quot;noteIndex&quot;:0},&quot;isEdited&quot;:false,&quot;manualOverride&quot;:{&quot;isManuallyOverridden&quot;:false,&quot;citeprocText&quot;:&quot;(Borges do Nascimento et al., 2025; Jia et al., 2025)&quot;,&quot;manualOverrideText&quot;:&quot;&quot;},&quot;citationTag&quot;:&quot;MENDELEY_CITATION_v3_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&quot;,&quot;citationItems&quot;:[{&quot;id&quot;:&quot;2258b8ed-56ed-3dec-905f-42a3460886f5&quot;,&quot;itemData&quot;:{&quot;type&quot;:&quot;article-journal&quot;,&quot;id&quot;:&quot;2258b8ed-56ed-3dec-905f-42a3460886f5&quot;,&quot;title&quot;:&quot;Pathways linking WASH access and women's empowerment: Evidence from Zambia and Honduras&quot;,&quot;author&quot;:[{&quot;family&quot;:&quot;Jia&quot;,&quot;given&quot;:&quot;Jingru&quot;,&quot;parse-names&quot;:false,&quot;dropping-particle&quot;:&quot;&quot;,&quot;non-dropping-particle&quot;:&quot;&quot;},{&quot;family&quot;:&quot;Snider&quot;,&quot;given&quot;:&quot;Anna&quot;,&quot;parse-names&quot;:false,&quot;dropping-particle&quot;:&quot;&quot;,&quot;non-dropping-particle&quot;:&quot;&quot;},{&quot;family&quot;:&quot;Collishaw&quot;,&quot;given&quot;:&quot;Anissa&quot;,&quot;parse-names&quot;:false,&quot;dropping-particle&quot;:&quot;&quot;,&quot;non-dropping-particle&quot;:&quot;&quot;},{&quot;family&quot;:&quot;McNamara&quot;,&quot;given&quot;:&quot;Paul E.&quot;,&quot;parse-names&quot;:false,&quot;dropping-particle&quot;:&quot;&quot;,&quot;non-dropping-particle&quot;:&quot;&quot;},{&quot;family&quot;:&quot;Tumusiime&quot;,&quot;given&quot;:&quot;Emmanuel&quot;,&quot;parse-names&quot;:false,&quot;dropping-particle&quot;:&quot;&quot;,&quot;non-dropping-particle&quot;:&quot;&quot;}],&quot;container-title&quot;:&quot;Journal of Rural Studies&quot;,&quot;container-title-short&quot;:&quot;J. Rural Stud.&quot;,&quot;DOI&quot;:&quot;10.1016/j.jrurstud.2025.103602&quot;,&quot;ISSN&quot;:&quot;07430167&quot;,&quot;issued&quot;:{&quot;date-parts&quot;:[[2025,5,1]]},&quot;abstract&quot;:&quot;Achieving universal access to improved water, sanitation and hygiene (WASH) services and facilities is considered essential for gender equality and empowerment, yet empirical evidence of how and what WASH is essential for responding to the challenges of women's gender equality and empowerment in low-income countries is limited. This study analyzes cross-sectional data from Zambia and Honduras to examine the relationship between access to WASH services and women's empowerment, measured by indicators of intrinsic, instrumental, and collective agency. We find significant correlations between access to WASH and women's intrinsic and instrumental agency. This correlation is stronger in Zambia than Honduras, highlighting that relationships are spatially heterogeneous. Notably, we find that households that treat their water are correlated with women's input into agricultural production decisions. These results demonstrate that the relationship between WASH access and women's empowerment is multifaceted, and more evidence is needed to understand underlying mechanisms.&quot;,&quot;publisher&quot;:&quot;Elsevier Ltd&quot;,&quot;volume&quot;:&quot;116&quot;},&quot;isTemporary&quot;:false},{&quot;id&quot;:&quot;0846f93d-7a53-3ca1-8844-70ea072519f6&quot;,&quot;itemData&quot;:{&quot;type&quot;:&quot;article&quot;,&quot;id&quot;:&quot;0846f93d-7a53-3ca1-8844-70ea072519f6&quot;,&quot;title&quot;:&quot;Transforming women's health, empowerment, and gender equality with digital health: evidence-based policy and practice&quot;,&quot;author&quot;:[{&quot;family&quot;:&quot;Borges do Nascimento&quot;,&quot;given&quot;:&quot;Israel Júnior&quot;,&quot;parse-names&quot;:false,&quot;dropping-particle&quot;:&quot;&quot;,&quot;non-dropping-particle&quot;:&quot;&quot;},{&quot;family&quot;:&quot;Abdulazeem&quot;,&quot;given&quot;:&quot;Hebatullah Mohamed&quot;,&quot;parse-names&quot;:false,&quot;dropping-particle&quot;:&quot;&quot;,&quot;non-dropping-particle&quot;:&quot;&quot;},{&quot;family&quot;:&quot;Weerasekara&quot;,&quot;given&quot;:&quot;Ishanka&quot;,&quot;parse-names&quot;:false,&quot;dropping-particle&quot;:&quot;&quot;,&quot;non-dropping-particle&quot;:&quot;&quot;},{&quot;family&quot;:&quot;Marquez&quot;,&quot;given&quot;:&quot;Jodie&quot;,&quot;parse-names&quot;:false,&quot;dropping-particle&quot;:&quot;&quot;,&quot;non-dropping-particle&quot;:&quot;&quot;},{&quot;family&quot;:&quot;Vasanthan&quot;,&quot;given&quot;:&quot;Lenny T.&quot;,&quot;parse-names&quot;:false,&quot;dropping-particle&quot;:&quot;&quot;,&quot;non-dropping-particle&quot;:&quot;&quot;},{&quot;family&quot;:&quot;Deeken&quot;,&quot;given&quot;:&quot;Genevieve&quot;,&quot;parse-names&quot;:false,&quot;dropping-particle&quot;:&quot;&quot;,&quot;non-dropping-particle&quot;:&quot;&quot;},{&quot;family&quot;:&quot;Morgan&quot;,&quot;given&quot;:&quot;Rosemary&quot;,&quot;parse-names&quot;:false,&quot;dropping-particle&quot;:&quot;&quot;,&quot;non-dropping-particle&quot;:&quot;&quot;},{&quot;family&quot;:&quot;Tan&quot;,&quot;given&quot;:&quot;Heang Lee&quot;,&quot;parse-names&quot;:false,&quot;dropping-particle&quot;:&quot;&quot;,&quot;non-dropping-particle&quot;:&quot;&quot;},{&quot;family&quot;:&quot;Yordi Aguirre&quot;,&quot;given&quot;:&quot;Isabel&quot;,&quot;parse-names&quot;:false,&quot;dropping-particle&quot;:&quot;&quot;,&quot;non-dropping-particle&quot;:&quot;&quot;},{&quot;family&quot;:&quot;Østeengaard&quot;,&quot;given&quot;:&quot;Lasse&quot;,&quot;parse-names&quot;:false,&quot;dropping-particle&quot;:&quot;&quot;,&quot;non-dropping-particle&quot;:&quot;&quot;},{&quot;family&quot;:&quot;Kularathne&quot;,&quot;given&quot;:&quot;Indunil&quot;,&quot;parse-names&quot;:false,&quot;dropping-particle&quot;:&quot;&quot;,&quot;non-dropping-particle&quot;:&quot;&quot;},{&quot;family&quot;:&quot;Azzopardi-Muscat&quot;,&quot;given&quot;:&quot;Natasha&quot;,&quot;parse-names&quot;:false,&quot;dropping-particle&quot;:&quot;&quot;,&quot;non-dropping-particle&quot;:&quot;&quot;},{&quot;family&quot;:&quot;Kessel&quot;,&quot;given&quot;:&quot;Robin&quot;,&quot;parse-names&quot;:false,&quot;dropping-particle&quot;:&quot;&quot;,&quot;non-dropping-particle&quot;:&quot;van&quot;},{&quot;family&quot;:&quot;Martinez&quot;,&quot;given&quot;:&quot;Edson Zangiacomi&quot;,&quot;parse-names&quot;:false,&quot;dropping-particle&quot;:&quot;&quot;,&quot;non-dropping-particle&quot;:&quot;&quot;},{&quot;family&quot;:&quot;Permanand&quot;,&quot;given&quot;:&quot;Govin&quot;,&quot;parse-names&quot;:false,&quot;dropping-particle&quot;:&quot;&quot;,&quot;non-dropping-particle&quot;:&quot;&quot;},{&quot;family&quot;:&quot;Novillo-Ortiz&quot;,&quot;given&quot;:&quot;David&quot;,&quot;parse-names&quot;:false,&quot;dropping-particle&quot;:&quot;&quot;,&quot;non-dropping-particle&quot;:&quot;&quot;}],&quot;container-title&quot;:&quot;The Lancet Digital Health&quot;,&quot;container-title-short&quot;:&quot;Lancet Digit. Health&quot;,&quot;DOI&quot;:&quot;10.1016/j.landig.2025.01.014&quot;,&quot;ISSN&quot;:&quot;25897500&quot;,&quot;PMID&quot;:&quot;40368744&quot;,&quot;issued&quot;:{&quot;date-parts&quot;:[[2025,6,1]]},&quot;abstract&quot;:&quot;We evaluated the effects of digital health technologies (DHTs) on women's health, empowerment, and gender equality, using the scoping review method. Following a search across five databases and grey literature, we analysed 80 studies published up to Aug 18, 2023. The thematic appraisal and quantitative analysis found that DHTs positively affect women's access to health-care services, self-care, and tailored self-monitoring enabling the acquisition of health-related interventions. Use of these technologies is beneficial across various medical fields, including gynaecology, endocrinology, and psychiatry. DHTs also improve women's empowerment and gender equality by facilitating skills acquisition, health education, and social interaction, while allowing cost-effective health services. Overall, DHTs contribute to better health outcomes for women and support the UN Sustainable Development Goals by improving access to health care and financial literacy.&quot;,&quot;publisher&quot;:&quot;Elsevier Ltd&quot;,&quot;issue&quot;:&quot;6&quot;,&quot;volume&quot;:&quot;7&quot;},&quot;isTemporary&quot;:false}]},{&quot;citationID&quot;:&quot;MENDELEY_CITATION_18e2d0f0-2223-4363-81e8-cc1d6ebcf6dc&quot;,&quot;properties&quot;:{&quot;noteIndex&quot;:0},&quot;isEdited&quot;:false,&quot;manualOverride&quot;:{&quot;isManuallyOverridden&quot;:false,&quot;citeprocText&quot;:&quot;(Bandara et al., 2024)&quot;,&quot;manualOverrideText&quot;:&quot;&quot;},&quot;citationTag&quot;:&quot;MENDELEY_CITATION_v3_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&quot;,&quot;citationItems&quot;:[{&quot;id&quot;:&quot;8b07c23d-83e7-3fb2-9a58-8860e38e3df6&quot;,&quot;itemData&quot;:{&quot;type&quot;:&quot;article-journal&quot;,&quot;id&quot;:&quot;8b07c23d-83e7-3fb2-9a58-8860e38e3df6&quot;,&quot;title&quot;:&quot;Women’s Empowerment and Mental Health: A Scoping Review&quot;,&quot;author&quot;:[{&quot;family&quot;:&quot;Bandara&quot;,&quot;given&quot;:&quot;Nilanga Aki&quot;,&quot;parse-names&quot;:false,&quot;dropping-particle&quot;:&quot;&quot;,&quot;non-dropping-particle&quot;:&quot;&quot;},{&quot;family&quot;:&quot;Al-Anzi&quot;,&quot;given&quot;:&quot;Shams M. F.&quot;,&quot;parse-names&quot;:false,&quot;dropping-particle&quot;:&quot;&quot;,&quot;non-dropping-particle&quot;:&quot;&quot;},{&quot;family&quot;:&quot;Zhdanova&quot;,&quot;given&quot;:&quot;Angelina&quot;,&quot;parse-names&quot;:false,&quot;dropping-particle&quot;:&quot;&quot;,&quot;non-dropping-particle&quot;:&quot;&quot;},{&quot;family&quot;:&quot;Hirani&quot;,&quot;given&quot;:&quot;Saima&quot;,&quot;parse-names&quot;:false,&quot;dropping-particle&quot;:&quot;&quot;,&quot;non-dropping-particle&quot;:&quot;&quot;}],&quot;container-title&quot;:&quot;Women&quot;,&quot;DOI&quot;:&quot;10.3390/women4030021&quot;,&quot;issued&quot;:{&quot;date-parts&quot;:[[2024,8,8]]},&quot;page&quot;:&quot;277-289&quot;,&quot;abstract&quot;:&quot;Women have unique experiences with mental health challenges that require relevant strategies and interventions that effectively support their mental health. Empowerment interventions that vary in nature and format have the potential to play a key role in supporting women’s mental health. The purpose of this scoping review is to outline empowerment interventions targeting improvement in the mental health of women living in Canada.A search was undertaken using major databases including Medline, Cumulative Index for Nursing and Allied Health Literature (CINAHL), PsycINFO, and the Cochrane Library for studies published between 2013 and 2023. A total of 243 articles were identified, from which 12 were ultimately included in this review. All included studies were conducted in Canada but were diverse in design, setting, and sample size. A total of four types of interventions were identified including mental health and emotional awareness, reading, peer support, and skill building and engagement. The findings of the review inform key insights for mental health care and service providers to focus on sustainable outcomes for women’s mental health. The findings also guide the need for a systematic review to appraise the existing empowerment interventions for women’s mental health outcomes.&quot;,&quot;publisher&quot;:&quot;MDPI AG&quot;,&quot;issue&quot;:&quot;3&quot;,&quot;volume&quot;:&quot;4&quot;,&quot;container-title-short&quot;:&quot;&quot;},&quot;isTemporary&quot;:false}]},{&quot;citationID&quot;:&quot;MENDELEY_CITATION_73e43912-961a-4928-bd96-ecdc97f1359f&quot;,&quot;properties&quot;:{&quot;noteIndex&quot;:0},&quot;isEdited&quot;:false,&quot;manualOverride&quot;:{&quot;isManuallyOverridden&quot;:false,&quot;citeprocText&quot;:&quot;(M. S. Miah &amp;#38; Ullah, 2025)&quot;,&quot;manualOverrideText&quot;:&quot;&quot;},&quot;citationItems&quot;:[{&quot;id&quot;:&quot;f04e9446-7730-3025-bad5-e1003b825ed3&quot;,&quot;itemData&quot;:{&quot;type&quot;:&quot;article-journal&quot;,&quot;id&quot;:&quot;f04e9446-7730-3025-bad5-e1003b825ed3&quot;,&quot;title&quot;:&quot;Associations of internet use and pregnancy loss with depression and anxiety among women in Bangladesh: evidence from the 2022 BDHS&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BMC Women's Health&quot;,&quot;container-title-short&quot;:&quot;BMC Womens Health&quot;,&quot;DOI&quot;:&quot;10.1186/s12905-025-04166-4&quot;,&quot;ISSN&quot;:&quot;1472-6874&quot;,&quot;URL&quot;:&quot;https://bmcwomenshealth.biomedcentral.com/articles/10.1186/s12905-025-04166-4&quot;,&quot;issued&quot;:{&quot;date-parts&quot;:[[2025,11,29]]}},&quot;isTemporary&quot;:false}],&quot;citationTag&quot;:&quot;MENDELEY_CITATION_v3_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&quot;},{&quot;citationID&quot;:&quot;MENDELEY_CITATION_bb6a7797-46e5-45d6-b11a-8ef3bc3215ae&quot;,&quot;properties&quot;:{&quot;noteIndex&quot;:0},&quot;isEdited&quot;:false,&quot;manualOverride&quot;:{&quot;isManuallyOverridden&quot;:false,&quot;citeprocText&quot;:&quot;(Rahman et al., 2024)&quot;,&quot;manualOverrideText&quot;:&quot;&quot;},&quot;citationTag&quot;:&quot;MENDELEY_CITATION_v3_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&quot;,&quot;citationItems&quot;:[{&quot;id&quot;:&quot;dd68143c-607a-312f-be4c-e4faa32be0cd&quot;,&quot;itemData&quot;:{&quot;type&quot;:&quot;article-journal&quot;,&quot;id&quot;:&quot;dd68143c-607a-312f-be4c-e4faa32be0cd&quot;,&quot;title&quot;:&quot;Rural‒urban disparities in household catastrophic health expenditure in Bangladesh: a multivariate decomposition analysis&quot;,&quot;author&quot;:[{&quot;family&quot;:&quot;Rahman&quot;,&quot;given&quot;:&quot;Taslima&quot;,&quot;parse-names&quot;:false,&quot;dropping-particle&quot;:&quot;&quot;,&quot;non-dropping-particle&quot;:&quot;&quot;},{&quot;family&quot;:&quot;Gasbarro&quot;,&quot;given&quot;:&quot;Dominic&quot;,&quot;parse-names&quot;:false,&quot;dropping-particle&quot;:&quot;&quot;,&quot;non-dropping-particle&quot;:&quot;&quot;},{&quot;family&quot;:&quot;Alam&quot;,&quot;given&quot;:&quot;Khorshed&quot;,&quot;parse-names&quot;:false,&quot;dropping-particle&quot;:&quot;&quot;,&quot;non-dropping-particle&quot;:&quot;&quot;},{&quot;family&quot;:&quot;Alam&quot;,&quot;given&quot;:&quot;Khurshid&quot;,&quot;parse-names&quot;:false,&quot;dropping-particle&quot;:&quot;&quot;,&quot;non-dropping-particle&quot;:&quot;&quot;}],&quot;container-title&quot;:&quot;International Journal for Equity in Health&quot;,&quot;container-title-short&quot;:&quot;Int. J. Equity Health&quot;,&quot;DOI&quot;:&quot;10.1186/s12939-024-02125-3&quot;,&quot;ISSN&quot;:&quot;14759276&quot;,&quot;PMID&quot;:&quot;38413959&quot;,&quot;issued&quot;:{&quot;date-parts&quot;:[[2024,12,1]]},&quot;abstract&quot;:&quot;Background: Rural‒urban disparity in catastrophic healthcare expenditure (CHE) is a well-documented challenge in low- and middle-income countries, including Bangladesh, limiting financial protection and hindering the achievement of the Universal Health Coverage target of the United Nations Sustainable Development Goals. However, the factors driving this divide remain poorly understood. Therefore, this study aims to identify the key determinants of the rural‒urban disparity in CHE incidence in Bangladesh and their changes over time. Methods: We used nationally representative data from the latest three rounds of the Bangladesh Household Income and Expenditure Survey (2005, 2010, and 2016). CHE incidence among households seeking healthcare was measured using the normative food, housing, and utilities method. To quantify covariate contributions to the rural‒urban CHE gap, we employed the Oaxaca-Blinder multivariate decomposition approach, adapted by Powers et al. for nonlinear response models. Results: CHE incidence among rural households increased persistently during the study period (2005: 24.85%, 2010: 25.74%, 2016: 27.91%) along with a significant (p-value ≤ 0.01) rural‒urban gap (2005: 9.74%-points, 2010: 13.94%-points, 2016: 12.90%-points). Despite declining over time, substantial proportions of CHE disparities (2005: 87.93%, 2010: 60.44%, 2016: 61.33%) are significantly (p-value ≤ 0.01) attributable to endowment differences between rural and urban households. The leading (three) covariate categories consistently contributing significantly (p-value ≤ 0.01) to the CHE gaps were composition disparities in the lowest consumption quintile (2005: 49.82%, 2010: 36.16%, 2016: 33.61%), highest consumption quintile (2005: 32.35%, 2010: 15.32%, 2016: 18.39%), and exclusive reliance on informal healthcare sources (2005: -36.46%, 2010: -10.17%, 2016: -12.58%). Distinctively, the presence of chronic illnesses in households emerged as a significant factor in 2016 (9.14%, p-value ≤ 0.01), superseding the contributions of composition differences in household heads with no education (4.40%, p-value ≤ 0.01) and secondary or higher education (7.44%, p-value ≤ 0.01), which were the fourth and fifth significant contributors in 2005 and 2010. Conclusions: Rural‒urban differences in household economic status, educational attainment of household heads, and healthcare sources were the key contributors to the rural‒urban CHE disparity between 2005 and 2016 in Bangladesh, with chronic illness emerging as a significant factor in the latest period. Closing the rural‒urban CHE gap necessitates strategies that carefully address rural‒urban variations in the characteristics identified above.&quot;,&quot;publisher&quot;:&quot;BioMed Central Ltd&quot;,&quot;issue&quot;:&quot;1&quot;,&quot;volume&quot;:&quot;23&quot;},&quot;isTemporary&quot;:false}]},{&quot;citationID&quot;:&quot;MENDELEY_CITATION_b2ac1a9d-0a74-46cb-bfa3-af106e3dbd46&quot;,&quot;properties&quot;:{&quot;noteIndex&quot;:0},&quot;isEdited&quot;:false,&quot;manualOverride&quot;:{&quot;isManuallyOverridden&quot;:false,&quot;citeprocText&quot;:&quot;(Nabaggala et al., 2021)&quot;,&quot;manualOverrideText&quot;:&quot;&quot;},&quot;citationTag&quot;:&quot;MENDELEY_CITATION_v3_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&quot;,&quot;citationItems&quot;:[{&quot;id&quot;:&quot;6c7a42ba-8d56-3940-8b6c-ec30df6ba566&quot;,&quot;itemData&quot;:{&quot;type&quot;:&quot;article-journal&quot;,&quot;id&quot;:&quot;6c7a42ba-8d56-3940-8b6c-ec30df6ba566&quot;,&quot;title&quot;:&quot;Effects of rural–urban residence and education on intimate partner violence among women in Sub-Saharan Africa: a meta-analysis of health survey data&quot;,&quot;author&quot;:[{&quot;family&quot;:&quot;Nabaggala&quot;,&quot;given&quot;:&quot;Maria Sarah&quot;,&quot;parse-names&quot;:false,&quot;dropping-particle&quot;:&quot;&quot;,&quot;non-dropping-particle&quot;:&quot;&quot;},{&quot;family&quot;:&quot;Reddy&quot;,&quot;given&quot;:&quot;Tarylee&quot;,&quot;parse-names&quot;:false,&quot;dropping-particle&quot;:&quot;&quot;,&quot;non-dropping-particle&quot;:&quot;&quot;},{&quot;family&quot;:&quot;Manda&quot;,&quot;given&quot;:&quot;Samuel&quot;,&quot;parse-names&quot;:false,&quot;dropping-particle&quot;:&quot;&quot;,&quot;non-dropping-particle&quot;:&quot;&quot;}],&quot;container-title&quot;:&quot;BMC Women's Health&quot;,&quot;container-title-short&quot;:&quot;BMC Womens Health&quot;,&quot;DOI&quot;:&quot;10.1186/s12905-021-01286-5&quot;,&quot;ISSN&quot;:&quot;14726874&quot;,&quot;PMID&quot;:&quot;33849492&quot;,&quot;issued&quot;:{&quot;date-parts&quot;:[[2021,12,1]]},&quot;abstract&quot;:&quot;Background: Intimate Partner Violence (IPV) against women is a major public health and human rights problem worldwide. Sub-Saharan Africa (SSA) has one of the highest prevalence of IPV against women in the world. This study used meta-analysis to obtain pooled rural–urban and education attainment differences in the prevalence of IPV among ever-partnered women in SSA, and assessed whether the differences in IPV depended on the SSA region or period or women’s age. Methods: We analysed IPV data on 233,585 ever-partnered women aged 15–49 years from 44 demographic and health surveys conducted between 2000 and 2018 in 29 SSA countries. Random-effects meta-analyses were used to estimate overall rural–urban residence and educational differences in IPV rates among the women in SSA. Subgroup analyses were also done to investigate the sources of heterogeneity in the overall meta-analysis findings. Results: The pooled prevalence of intimate partner violence was estimated to be 41.3% (37.4–45.2%). Regionally, the highest prevalence of IPV was in Middle Africa (49. 3%; 40.32–58.45), followed by East Africa (44.13%; 36.62–51.67), Southern Africa (39.36%; 34.23–44.49), and West Africa (34.30%; 27.38–41.22). The risks of experiencing IPV were significantly higher if the women had less than secondary education (RR = 1.12; 95% CI 1.07–1.22) compared to those with at least a secondary education. Generally, women who resided in a rural area had their risks of experiencing IPV increased (RR = 1.02; CI 0.96–1.06) compared to those who resided in urban areas, but the IPV increases were only significant in East Africa (RR = 1.13; CI 1.07–1.22). Conclusion: In sub-Saharan Africa, intimate partner violence against women is widespread, but the levels are much higher among women with lower levels of education and residing in rural areas. Our findings have provided additional support to policies aimed at achieving SDG goals on the elimination of all forms of violence against women and girls in sub-Saharan Africa. For example, policies that advocate improved educational attainment, especially among women and communities in rural areas.&quot;,&quot;publisher&quot;:&quot;BioMed Central Ltd&quot;,&quot;issue&quot;:&quot;1&quot;,&quot;volume&quot;:&quot;21&quot;},&quot;isTemporary&quot;:false}]},{&quot;citationID&quot;:&quot;MENDELEY_CITATION_c11f47b1-e101-45c8-833c-593dc82d58a1&quot;,&quot;properties&quot;:{&quot;noteIndex&quot;:0},&quot;isEdited&quot;:false,&quot;manualOverride&quot;:{&quot;isManuallyOverridden&quot;:false,&quot;citeprocText&quot;:&quot;(Acharya et al., 2010b, 2010a; Idris et al., 2023; Mustafiz et al., 2025)&quot;,&quot;manualOverrideText&quot;:&quot;&quot;},&quot;citationItems&quot;:[{&quot;id&quot;:&quot;ee6f542b-a9e2-373f-9eb6-3f2699c99c44&quot;,&quot;itemData&quot;:{&quot;type&quot;:&quot;article-journal&quot;,&quot;id&quot;:&quot;ee6f542b-a9e2-373f-9eb6-3f2699c99c44&quot;,&quot;title&quot;:&quot;Women’s autonomy in healthcare decision making: a systematic review&quot;,&quot;author&quot;:[{&quot;family&quot;:&quot;Idris&quot;,&quot;given&quot;:&quot;Idayu Badilla&quot;,&quot;parse-names&quot;:false,&quot;dropping-particle&quot;:&quot;&quot;,&quot;non-dropping-particle&quot;:&quot;&quot;},{&quot;family&quot;:&quot;Hamis&quot;,&quot;given&quot;:&quot;Amy Azira&quot;,&quot;parse-names&quot;:false,&quot;dropping-particle&quot;:&quot;&quot;,&quot;non-dropping-particle&quot;:&quot;&quot;},{&quot;family&quot;:&quot;Bukhori&quot;,&quot;given&quot;:&quot;Ayuzeity Bistari Md&quot;,&quot;parse-names&quot;:false,&quot;dropping-particle&quot;:&quot;&quot;,&quot;non-dropping-particle&quot;:&quot;&quot;},{&quot;family&quot;:&quot;Hoong&quot;,&quot;given&quot;:&quot;David Chan Chee&quot;,&quot;parse-names&quot;:false,&quot;dropping-particle&quot;:&quot;&quot;,&quot;non-dropping-particle&quot;:&quot;&quot;},{&quot;family&quot;:&quot;Yusop&quot;,&quot;given&quot;:&quot;Hakimah&quot;,&quot;parse-names&quot;:false,&quot;dropping-particle&quot;:&quot;&quot;,&quot;non-dropping-particle&quot;:&quot;&quot;},{&quot;family&quot;:&quot;Shaharuddin&quot;,&quot;given&quot;:&quot;Muhammad Al Amin&quot;,&quot;parse-names&quot;:false,&quot;dropping-particle&quot;:&quot;&quot;,&quot;non-dropping-particle&quot;:&quot;&quot;},{&quot;family&quot;:&quot;Fauzi&quot;,&quot;given&quot;:&quot;Nazmeen Adline Fawwazah A.&quot;,&quot;parse-names&quot;:false,&quot;dropping-particle&quot;:&quot;&quot;,&quot;non-dropping-particle&quot;:&quot;&quot;},{&quot;family&quot;:&quot;Kandayah&quot;,&quot;given&quot;:&quot;Thinakaran&quot;,&quot;parse-names&quot;:false,&quot;dropping-particle&quot;:&quot;&quot;,&quot;non-dropping-particle&quot;:&quot;&quot;}],&quot;container-title&quot;:&quot;BMC Women's Health&quot;,&quot;container-title-short&quot;:&quot;BMC Womens Health&quot;,&quot;DOI&quot;:&quot;10.1186/s12905-023-02792-4&quot;,&quot;ISSN&quot;:&quot;14726874&quot;,&quot;PMID&quot;:&quot;38042837&quot;,&quot;issued&quot;:{&quot;date-parts&quot;:[[2023,12,1]]},&quot;abstract&quot;:&quot;Objectives: Although there are calls for women’s empowerment and gender equity globally, there are still large disparities regarding women’s autonomy in healthcare decision making. The autonomy of women is believed to be crucial in improving their health-related outcomes. This review discusses factors that influence autonomy among women in healthcare decision making. Design: Systematic review. Data sources: PubMed, Web of Science and Scopus were searched from 2017–2022. Eligibility criteria: The inclusion criteria include original articles, case studies and reports that has been written in the English Language, while manuscripts with no full article, reviews, newspaper reports, grey literatures, and articles that did not answer the review objectives were excluded. Data extraction and synthesis: We carried out data extraction using a standardized data extraction form, that has been organized using Microsoft Excel. A narrative synthesis was carried out to combine the findings of all included articles. Results: A total of 70 records were identified and 18 were reviewed, yielding eight articles to be included in the accepted list of studies. All studies were conducted in developing countries and most of the studies were cross sectional. Factors that were associated with women’s autonomy in healthcare decision making were age, women’s education and occupation, husbands’/partners’ education and occupation, residential location or region of residence, household wealth index as well as culture and religion. Conclusions: Identification of these factors may help stakeholders in improving women’s autonomy in healthcare decision making. Policymakers play a crucial role in healthcare decision making by enacting laws and policies that protect women's rights, promoting gender-sensitive healthcare services, ensuring access to comprehensive information, promoting health education, and supporting vulnerable populations. These efforts ensure women's autonomy including able to access to unbiased and effective healthcare services.&quot;,&quot;publisher&quot;:&quot;BioMed Central Ltd&quot;,&quot;issue&quot;:&quot;1&quot;,&quot;volume&quot;:&quot;23&quot;},&quot;isTemporary&quot;:false},{&quot;id&quot;:&quot;7ef9b393-5beb-3bac-96f8-8be1041c489a&quot;,&quot;itemData&quot;:{&quot;type&quot;:&quot;article-journal&quot;,&quot;id&quot;:&quot;7ef9b393-5beb-3bac-96f8-8be1041c489a&quot;,&quot;title&quot;:&quot;Women's autonomy in household decision-making: A demographic study in Nepal&quot;,&quot;author&quot;:[{&quot;family&quot;:&quot;Acharya&quot;,&quot;given&quot;:&quot;Dev R.&quot;,&quot;parse-names&quot;:false,&quot;dropping-particle&quot;:&quot;&quot;,&quot;non-dropping-particle&quot;:&quot;&quot;},{&quot;family&quot;:&quot;Bell&quot;,&quot;given&quot;:&quot;Jacqueline S.&quot;,&quot;parse-names&quot;:false,&quot;dropping-particle&quot;:&quot;&quot;,&quot;non-dropping-particle&quot;:&quot;&quot;},{&quot;family&quot;:&quot;Simkhada&quot;,&quot;given&quot;:&quot;Padam&quot;,&quot;parse-names&quot;:false,&quot;dropping-particle&quot;:&quot;&quot;,&quot;non-dropping-particle&quot;:&quot;&quot;},{&quot;family&quot;:&quot;Teijlingen&quot;,&quot;given&quot;:&quot;Edwin R.&quot;,&quot;parse-names&quot;:false,&quot;dropping-particle&quot;:&quot;&quot;,&quot;non-dropping-particle&quot;:&quot;Van&quot;},{&quot;family&quot;:&quot;Regmi&quot;,&quot;given&quot;:&quot;Pramod R.&quot;,&quot;parse-names&quot;:false,&quot;dropping-particle&quot;:&quot;&quot;,&quot;non-dropping-particle&quot;:&quot;&quot;}],&quot;container-title&quot;:&quot;Reproductive Health&quot;,&quot;container-title-short&quot;:&quot;Reprod. Health&quot;,&quot;DOI&quot;:&quot;10.1186/1742-4755-7-15&quot;,&quot;ISSN&quot;:&quot;17424755&quot;,&quot;issued&quot;:{&quot;date-parts&quot;:[[2010]]},&quot;abstract&quot;:&quot;Background: How socio-demographic factors influence women's autonomy in decision making on health care including purchasing goods and visiting family and relatives are very poorly studied in Nepal. This study aims to explore the links between women's household position and their autonomy in decision making. Methods: We used Nepal Demographic Health Survey (NDHS) 2006, which provided data on ever married women aged 15-49 years (n = 8257). The data consists of women's four types of household decision making; own health care, making major household purchases, making purchase for daily household needs and visits to her family or relatives. A number of socio-demographic variables were used in multivariable logistic regression to examine the relationship of these variables to all four types of decision making. Results: Women's autonomy in decision making is positively associated with their age, employment and number of living children. Women from rural area and Terai region have less autonomy in decision making in all four types of outcome measure. There is a mixed variation in women's autonomy in the development region across all outcome measures. Western women are more likely to make decision in own health care (1.2-1.6), while they are less likely to purchase daily household needs (0.6-0.9). Women's increased education is positively associated with autonomy in own health care decision making (p &lt; 0.01), however their more schooling (SLC and above) shows non-significance with other outcome measures. Interestingly, rich women are less likely to have autonomy to make decision in own healthcare. Conclusions: Women from rural area and Terai region needs specific empowerment programme to enable them to be more autonomous in the household decision making. Women's autonomy by education, wealth quintile and development region needs a further social science investigation to observe the variations within each stratum. A more comprehensive strategy can enable women to access community resources, to challenge traditional norms and to access economic resources. This will lead the women to be more autonomous in decision making in the due course. © 2010 Acharya et al; licensee BioMed Central Ltd.&quot;,&quot;issue&quot;:&quot;1&quot;,&quot;volume&quot;:&quot;7&quot;},&quot;isTemporary&quot;:false},{&quot;id&quot;:&quot;1112b467-6abe-32d4-abe7-78ebb7fc9eff&quot;,&quot;itemData&quot;:{&quot;type&quot;:&quot;report&quot;,&quot;id&quot;:&quot;1112b467-6abe-32d4-abe7-78ebb7fc9eff&quot;,&quot;title&quot;:&quot;Open Access RESEARCH Women's autonomy in household decision-making: a demographic study in Nepal&quot;,&quot;author&quot;:[{&quot;family&quot;:&quot;Acharya&quot;,&quot;given&quot;:&quot;Dev R&quot;,&quot;parse-names&quot;:false,&quot;dropping-particle&quot;:&quot;&quot;,&quot;non-dropping-particle&quot;:&quot;&quot;},{&quot;family&quot;:&quot;Bell&quot;,&quot;given&quot;:&quot;Jacqueline S&quot;,&quot;parse-names&quot;:false,&quot;dropping-particle&quot;:&quot;&quot;,&quot;non-dropping-particle&quot;:&quot;&quot;},{&quot;family&quot;:&quot;Simkhada&quot;,&quot;given&quot;:&quot;Padam&quot;,&quot;parse-names&quot;:false,&quot;dropping-particle&quot;:&quot;&quot;,&quot;non-dropping-particle&quot;:&quot;&quot;},{&quot;family&quot;:&quot;Teijlingen&quot;,&quot;given&quot;:&quot;Edwin R&quot;,&quot;parse-names&quot;:false,&quot;dropping-particle&quot;:&quot;&quot;,&quot;non-dropping-particle&quot;:&quot;Van&quot;},{&quot;family&quot;:&quot;Regmi&quot;,&quot;given&quot;:&quot;Pramod R&quot;,&quot;parse-names&quot;:false,&quot;dropping-particle&quot;:&quot;&quot;,&quot;non-dropping-particle&quot;:&quot;&quot;}],&quot;container-title&quot;:&quot;Reproductive Health&quot;,&quot;container-title-short&quot;:&quot;Reprod. Health&quot;,&quot;URL&quot;:&quot;http://www.reproductive-health-journal.com/content/7/1/15&quot;,&quot;issued&quot;:{&quot;date-parts&quot;:[[2010]]},&quot;number-of-pages&quot;:&quot;15&quot;,&quot;abstract&quot;:&quot;Background: How socio-demographic factors influence women's autonomy in decision making on health care including purchasing goods and visiting family and relatives are very poorly studied in Nepal. This study aims to explore the links between women's household position and their autonomy in decision making. Methods: We used Nepal Demographic Health Survey (NDHS) 2006, which provided data on ever married women aged 15-49 years (n = 8257). The data consists of women's four types of household decision making; own health care, making major household purchases, making purchase for daily household needs and visits to her family or relatives. A number of socio-demographic variables were used in multivariable logistic regression to examine the relationship of these variables to all four types of decision making. Results: Women's autonomy in decision making is positively associated with their age, employment and number of living children. Women from rural area and Terai region have less autonomy in decision making in all four types of outcome measure. There is a mixed variation in women's autonomy in the development region across all outcome measures. Western women are more likely to make decision in own health care (1.2-1.6), while they are less likely to purchase daily household needs (0.6-0.9). Women's increased education is positively associated with autonomy in own health care decision making (p &lt; 0.01), however their more schooling (SLC and above) shows non-significance with other outcome measures. Interestingly, rich women are less likely to have autonomy to make decision in own healthcare. Conclusions: Women from rural area and Terai region needs specific empowerment programme to enable them to be more autonomous in the household decision making. Women's autonomy by education, wealth quintile and development region needs a further social science investigation to observe the variations within each stratum. A more comprehensive strategy can enable women to access community resources, to challenge traditional norms and to access economic resources. This will lead the women to be more autonomous in decision making in the due course.&quot;,&quot;volume&quot;:&quot;7&quot;},&quot;isTemporary&quot;:false},{&quot;id&quot;:&quot;673f4755-de73-3e54-9e5e-da380b2c24f7&quot;,&quot;itemData&quot;:{&quot;type&quot;:&quot;article-journal&quot;,&quot;id&quot;:&quot;673f4755-de73-3e54-9e5e-da380b2c24f7&quot;,&quot;title&quot;:&quot;Determinants of healthcare decision-making autonomy among Bangladeshi women: mixed-effect logistic regression analysis&quot;,&quot;author&quot;:[{&quot;family&quot;:&quot;Mustafiz&quot;,&quot;given&quot;:&quot;Rafsaniat Binte&quot;,&quot;parse-names&quot;:false,&quot;dropping-particle&quot;:&quot;&quot;,&quot;non-dropping-particle&quot;:&quot;&quot;},{&quot;family&quot;:&quot;Chowdhury&quot;,&quot;given&quot;:&quot;Syed Sharaf Ahmed&quot;,&quot;parse-names&quot;:false,&quot;dropping-particle&quot;:&quot;&quot;,&quot;non-dropping-particle&quot;:&quot;&quot;},{&quot;family&quot;:&quot;Kundu&quot;,&quot;given&quot;:&quot;Satyajit&quot;,&quot;parse-names&quot;:false,&quot;dropping-particle&quot;:&quot;&quot;,&quot;non-dropping-particle&quot;:&quot;&quot;},{&quot;family&quot;:&quot;Munaf&quot;,&quot;given&quot;:&quot;Nurjahan Binte&quot;,&quot;parse-names&quot;:false,&quot;dropping-particle&quot;:&quot;&quot;,&quot;non-dropping-particle&quot;:&quot;&quot;},{&quot;family&quot;:&quot;Sharif&quot;,&quot;given&quot;:&quot;Azaz&quot;,&quot;parse-names&quot;:false,&quot;dropping-particle&quot;:&quot;Bin&quot;,&quot;non-dropping-particle&quot;:&quot;&quot;}],&quot;container-title&quot;:&quot;BMC Women's Health&quot;,&quot;container-title-short&quot;:&quot;BMC Womens Health&quot;,&quot;DOI&quot;:&quot;10.1186/s12905-025-03666-7&quot;,&quot;ISSN&quot;:&quot;14726874&quot;,&quot;PMID&quot;:&quot;40251589&quot;,&quot;issued&quot;:{&quot;date-parts&quot;:[[2025,12,1]]},&quot;abstract&quot;:&quot;Background: Women’s healthcare decision-making autonomy is observed to play a significant role in improving maternal and child health outcomes. However, there is a dearth of research that addressed this issue in the Bangladeshi context. Therefore, this study aimed to estimate the prevalence of healthcare decision-making autonomy and its determinants among Bangladeshi women. Methods: Data on 18,890 (weighted) women’s healthcare autonomy were driven from the Bangladesh Demographic and Health Survey (BDHS) 2017-18. A multilevel (mixed-effect) logistic regression model was applied to explore the determinants of healthcare autonomy. Results: Overall weighted prevalence of healthcare autonomy was 76.5% (95% CI: 75.85–77.06). The odds of having healthcare autonomy were higher among women belonging to 25–34 years (aOR: 1.69, 95% CI: 1.52–1.87), and 35–49 years (aOR: 1.89, 95% CI: 1.65–2.17) age group, attaining secondary (aOR: 1.31, 95% CI: 1.14–1.50), and higher education (aOR: 1.61, 95% CI: 1.33–1.94), who were employed (aOR: 1.37, 95% CI: 1.26–1.50), who read newspaper/magazine at least once a week (aOR: 1.45, 95% CI: 1.13–1.84), having 1–2 (aOR: 1.91, 95% CI: 1.67–2.17), and 3 or more (aOR: 1.94, 95% CI: 1.65–2.27) living children, gave no birth in the last 3 years (aOR: 1.17, 95% CI: 1.06–1.29), and from urban areas (aOR: 1.43, 95% CI: 1.25–1.63). Conclusion: Around one-quarter of the women were not autonomous regarding their healthcare decision-making. So, it is necessary to implement strategies and policies that can enable and empower women in the healthcare aspects of their lives.&quot;,&quot;publisher&quot;:&quot;BioMed Central Ltd&quot;,&quot;issue&quot;:&quot;1&quot;,&quot;volume&quot;:&quot;25&quot;},&quot;isTemporary&quot;:false}],&quot;citationTag&quot;:&quot;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&quot;},{&quot;citationID&quot;:&quot;MENDELEY_CITATION_325304b0-310d-4a2b-bc04-9df2ced2acb8&quot;,&quot;properties&quot;:{&quot;noteIndex&quot;:0},&quot;isEdited&quot;:false,&quot;manualOverride&quot;:{&quot;isManuallyOverridden&quot;:false,&quot;citeprocText&quot;:&quot;(DHS Program, 2023; Jejaw et al., 2026)&quot;,&quot;manualOverrideText&quot;:&quot;&quot;},&quot;citationTag&quot;:&quot;MENDELEY_CITATION_v3_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&quot;,&quot;citationItems&quot;:[{&quot;id&quot;:&quot;630ad0e4-106a-3f89-80b1-4800a6cf61f4&quot;,&quot;itemData&quot;:{&quot;type&quot;:&quot;article-journal&quot;,&quot;id&quot;:&quot;630ad0e4-106a-3f89-80b1-4800a6cf61f4&quot;,&quot;title&quot;:&quot;Estimated Impact of Pressure to Conceive on Maternal Depression in Lesotho: A Quasi-experimental Propensity Score Matching using DHS Data&quot;,&quot;author&quot;:[{&quot;family&quot;:&quot;Jejaw&quot;,&quot;given&quot;:&quot;Melak&quot;,&quot;parse-names&quot;:false,&quot;dropping-particle&quot;:&quot;&quot;,&quot;non-dropping-particle&quot;:&quot;&quot;},{&quot;family&quot;:&quot;Kelkay&quot;,&quot;given&quot;:&quot;Jenberu Mekurianew&quot;,&quot;parse-names&quot;:false,&quot;dropping-particle&quot;:&quot;&quot;,&quot;non-dropping-particle&quot;:&quot;&quot;},{&quot;family&quot;:&quot;Demissie&quot;,&quot;given&quot;:&quot;Kaleb Assegid&quot;,&quot;parse-names&quot;:false,&quot;dropping-particle&quot;:&quot;&quot;,&quot;non-dropping-particle&quot;:&quot;&quot;},{&quot;family&quot;:&quot;Hagos&quot;,&quot;given&quot;:&quot;Asebe&quot;,&quot;parse-names&quot;:false,&quot;dropping-particle&quot;:&quot;&quot;,&quot;non-dropping-particle&quot;:&quot;&quot;},{&quot;family&quot;:&quot;Teshale&quot;,&quot;given&quot;:&quot;Getachew&quot;,&quot;parse-names&quot;:false,&quot;dropping-particle&quot;:&quot;&quot;,&quot;non-dropping-particle&quot;:&quot;&quot;},{&quot;family&quot;:&quot;Baykemagn&quot;,&quot;given&quot;:&quot;Nebebe Demis&quot;,&quot;parse-names&quot;:false,&quot;dropping-particle&quot;:&quot;&quot;,&quot;non-dropping-particle&quot;:&quot;&quot;},{&quot;family&quot;:&quot;Tadele&quot;,&quot;given&quot;:&quot;Azmeraw&quot;,&quot;parse-names&quot;:false,&quot;dropping-particle&quot;:&quot;&quot;,&quot;non-dropping-particle&quot;:&quot;&quot;},{&quot;family&quot;:&quot;Tafere&quot;,&quot;given&quot;:&quot;Tesfahun Zemene&quot;,&quot;parse-names&quot;:false,&quot;dropping-particle&quot;:&quot;&quot;,&quot;non-dropping-particle&quot;:&quot;&quot;},{&quot;family&quot;:&quot;Aschalew&quot;,&quot;given&quot;:&quot;Andualem Yalew&quot;,&quot;parse-names&quot;:false,&quot;dropping-particle&quot;:&quot;&quot;,&quot;non-dropping-particle&quot;:&quot;&quot;},{&quot;family&quot;:&quot;Yehuala&quot;,&quot;given&quot;:&quot;Tirualem Zeleke&quot;,&quot;parse-names&quot;:false,&quot;dropping-particle&quot;:&quot;&quot;,&quot;non-dropping-particle&quot;:&quot;&quot;}],&quot;container-title&quot;:&quot;Archives of Women's Mental Health&quot;,&quot;container-title-short&quot;:&quot;Arch. Womens Ment. Health&quot;,&quot;DOI&quot;:&quot;10.1007/s00737-026-01687-1&quot;,&quot;ISSN&quot;:&quot;14351102&quot;,&quot;issued&quot;:{&quot;date-parts&quot;:[[2026,4,1]]},&quot;abstract&quot;:&quot;Background: In Southern Africa, Lesotho reports the highest estimated rates of depression, with women disproportionately affected. Cultural, societal, familial, and spousal pressure on women to become pregnant is a substantial public health concern linked with an increased risk of depression. However, there is limited evidence on the impact of pressure to become pregnant on depression in Lesotho using propensity score matching (PSM) analysis. Therefore, this study employed PSM to estimate the effect of pressure to become pregnant on depression among married women in Lesotho. Method: A total of 1600 unweighted married women were included in the analysis using the recent 2023/24 Lesotho Demography and Health Survey (LDHS). The analysis used a propensity score matching analysis (PSM) with a logit model using the psmatch2 package in Stata to estimate the average treatment effect on the population (ATE), the treated (ATT), and the untreated (ATU) for the effect of pressure to become pregnant on depression. Kernel matching with a caliper width of 0.01 was used to match individuals in the two groups. The quality of the matches was evaluated statistically and graphically. Sensitivity analysis was performed to test the robustness of the PSM results, using the Mantel-Haenszel test statistics. Result: The overall prevalence of depression among married women in Lesotho was 6.83% (95% CI: 5.68%, 8.20%). The PSM analysis showed that experiencing pressure to become pregnant increased the likelihood of depression by 6.3% (ATT = 0.063, 95% CI: 0.0138, 0.1122). The average treatment effect (ATE = 0.058, 95% CI: 0.0443, 0.0721) indicated that pressure to become pregnant significantly increased the risk of depression in the overall population by 5.8%. The average treatment effect for untreated (ATU = 0.0515) underscored that women who had not experienced pressure to become pregnant would have a 5.15% higher risk of developing depression if they had been exposed. Overall, these findings highlight that pressure to become pregnant significantly increases the risk of depression. Conclusion and recommendation: This evaluation found that spouse or family pressure to become pregnant significantly increases the risk of depression. These findings underscore pregnancy pressure, pressing attention to reproductive coercion and community-based initiatives to mitigate its mental health consequences. Thus, policymakers and programmers should strengthen reproductive autonomy protection in mental health policies. Additionally, health care providers should screen for reproductive coercion during routine antenatal visits and offer counseling services to decrease the risk of depression. Community-based education campaigns and peer support groups involving men and families are also recommended to help reduce fertility-related pressures.&quot;,&quot;publisher&quot;:&quot;Springer&quot;,&quot;issue&quot;:&quot;2&quot;,&quot;volume&quot;:&quot;29&quot;},&quot;isTemporary&quot;:false},{&quot;id&quot;:&quot;d02efaf5-e345-3473-a89d-b10eba8d9ce8&quot;,&quot;itemData&quot;:{&quot;type&quot;:&quot;report&quot;,&quot;id&quot;:&quot;d02efaf5-e345-3473-a89d-b10eba8d9ce8&quot;,&quot;title&quot;:&quot;Lesotho Demographic and Health Survey&quot;,&quot;author&quot;:[{&quot;family&quot;:&quot;DHS Program&quot;,&quot;given&quot;:&quot;The&quot;,&quot;parse-names&quot;:false,&quot;dropping-particle&quot;:&quot;&quot;,&quot;non-dropping-particle&quot;:&quot;&quot;}],&quot;issued&quot;:{&quot;date-parts&quot;:[[2023]]},&quot;container-title-short&quot;:&quot;&quot;},&quot;isTemporary&quot;:false}]},{&quot;citationID&quot;:&quot;MENDELEY_CITATION_1fac6ef2-c3fe-42a9-9fc3-8a39bcf31e4b&quot;,&quot;properties&quot;:{&quot;noteIndex&quot;:0},&quot;isEdited&quot;:false,&quot;manualOverride&quot;:{&quot;isManuallyOverridden&quot;:false,&quot;citeprocText&quot;:&quot;(Myint et al., 2025a)&quot;,&quot;manualOverrideText&quot;:&quot;&quot;},&quot;citationTag&quot;:&quot;MENDELEY_CITATION_v3_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&quot;,&quot;citationItems&quot;:[{&quot;id&quot;:&quot;d290da64-204e-37bf-9dee-7020627ee55b&quot;,&quot;itemData&quot;:{&quot;type&quot;:&quot;article-journal&quot;,&quot;id&quot;:&quot;d290da64-204e-37bf-9dee-7020627ee55b&quot;,&quot;title&quot;:&quot;Factors associated with severity of depression among women intimate partner violence survivors in Lesotho: A cross-sectional study&quot;,&quot;author&quot;:[{&quot;family&quot;:&quot;Myint&quot;,&quot;given&quot;:&quot;Wah Wah&quot;,&quot;parse-names&quot;:false,&quot;dropping-particle&quot;:&quot;&quot;,&quot;non-dropping-particle&quot;:&quot;&quot;},{&quot;family&quot;:&quot;Yusuf&quot;,&quot;given&quot;:&quot;Aishatu&quot;,&quot;parse-names&quot;:false,&quot;dropping-particle&quot;:&quot;&quot;,&quot;non-dropping-particle&quot;:&quot;&quot;},{&quot;family&quot;:&quot;Samman&quot;,&quot;given&quot;:&quot;Elfreda&quot;,&quot;parse-names&quot;:false,&quot;dropping-particle&quot;:&quot;&quot;,&quot;non-dropping-particle&quot;:&quot;&quot;},{&quot;family&quot;:&quot;Nguyen&quot;,&quot;given&quot;:&quot;Angela&quot;,&quot;parse-names&quot;:false,&quot;dropping-particle&quot;:&quot;&quot;,&quot;non-dropping-particle&quot;:&quot;&quot;},{&quot;family&quot;:&quot;Mendez&quot;,&quot;given&quot;:&quot;Sara E.&quot;,&quot;parse-names&quot;:false,&quot;dropping-particle&quot;:&quot;&quot;,&quot;non-dropping-particle&quot;:&quot;&quot;},{&quot;family&quot;:&quot;Clark&quot;,&quot;given&quot;:&quot;Heather R.&quot;,&quot;parse-names&quot;:false,&quot;dropping-particle&quot;:&quot;&quot;,&quot;non-dropping-particle&quot;:&quot;&quot;}],&quot;container-title&quot;:&quot;Women's Health&quot;,&quot;DOI&quot;:&quot;10.1177/17455057251387843&quot;,&quot;ISSN&quot;:&quot;17455065&quot;,&quot;PMID&quot;:&quot;41261889&quot;,&quot;issued&quot;:{&quot;date-parts&quot;:[[2025,1,1]]},&quot;abstract&quot;:&quot;Background: Depression has been a persistent public health issue. Less is known about the severity of depressive symptoms among certain populations (i.e., intimate partner violence (IPV) survivors). Objectives: This study assessed the factors associated with severity of depressive symptoms among women IPV survivors of Lesotho. Design: A cross-sectional design was used. Methods: The sample (n = 754) of women IPV survivors was extracted from the 2023 to 2024 Lesotho’s Demographic and Health Survey. The outcome variable was severity of depressive symptoms, a dummy variable (i.e., no to minimal depression vs mild to severe depression). The severity of depressive symptoms was calculated based on Patient Health Questionnaire (PHQ-9), that assessed symptoms such as having had little interest, hopelessness, sleep or appetite problems, and suicidal thoughts in the past 2 weeks. The exposure variables were different types of IPV. We included sociodemographic characteristics (i.e., age, education, wealth index quintile, employment, urban/rural), household compositions (i.e., gender, relationship to head of household, number of children), and other covariates (i.e., chronic diseases, witnessing father’s physical abuse toward the respondents’ mothers, access to healthcare). Descriptive analysis and Pearson chi-squared test of independence were performed. A multivariable binary logistic regression analysis was fitted to predict severity of depressive symptoms among the sample population. Results: About 34.85% (n = 252) of sample experienced mild to severe depressive symptoms. The binary logistic regression results showed that the emotional IPV survivors (adjusted odds ratio (aOR) = 1.76), sexual IPV survivors (aOR = 1.70), those from the poorer wealth quintile (aOR = 2.04), those who had chronic diseases (aOR = 1.79), and those who reported “big problem accessing healthcare” (aOR = 1.88) had higher odds of reporting mild to severe depressive symptoms compared to the reference categories. All p-values &lt;0.05. Conclusion: Findings suggest that urgent attention is needed to address mild to severe depressive symptoms, especially among poor women IPV survivors with chronic diseases and those who may face challenges in accessing healthcare.&quot;,&quot;publisher&quot;:&quot;SAGE Publications Ltd&quot;,&quot;volume&quot;:&quot;21&quot;,&quot;container-title-short&quot;:&quot;&quot;},&quot;isTemporary&quot;:false}]},{&quot;citationID&quot;:&quot;MENDELEY_CITATION_ab2c9e7c-0466-4d26-a9a3-050d3ed21684&quot;,&quot;properties&quot;:{&quot;noteIndex&quot;:0},&quot;isEdited&quot;:false,&quot;manualOverride&quot;:{&quot;isManuallyOverridden&quot;:false,&quot;citeprocText&quot;:&quot;(Fernández et al., 2025; Okyere et al., 2025a)&quot;,&quot;manualOverrideText&quot;:&quot;&quot;},&quot;citationTag&quot;:&quot;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&quot;,&quot;citationItems&quot;:[{&quot;id&quot;:&quot;93cadc36-230c-3ca3-9322-13045f7471b3&quot;,&quot;itemData&quot;:{&quot;type&quot;:&quot;article-journal&quot;,&quot;id&quot;:&quot;93cadc36-230c-3ca3-9322-13045f7471b3&quot;,&quot;title&quot;:&quot;Sex differences in help-seeking behavior for depression in Lesotho: findings from a national survey&quot;,&quot;author&quot;:[{&quot;family&quot;:&quot;Okyere&quot;,&quot;given&quot;:&quot;Joshua&quot;,&quot;parse-names&quot;:false,&quot;dropping-particle&quot;:&quot;&quot;,&quot;non-dropping-particle&quot;:&quot;&quot;},{&quot;family&quot;:&quot;Ayebeng&quot;,&quot;given&quot;:&quot;Castro&quot;,&quot;parse-names&quot;:false,&quot;dropping-particle&quot;:&quot;&quot;,&quot;non-dropping-particle&quot;:&quot;&quot;},{&quot;family&quot;:&quot;Dickson&quot;,&quot;given&quot;:&quot;Kwamena Sekyi&quot;,&quot;parse-names&quot;:false,&quot;dropping-particle&quot;:&quot;&quot;,&quot;non-dropping-particle&quot;:&quot;&quot;}],&quot;container-title&quot;:&quot;BMC Psychiatry&quot;,&quot;container-title-short&quot;:&quot;BMC Psychiatry&quot;,&quot;DOI&quot;:&quot;10.1186/s12888-025-06749-9&quot;,&quot;ISSN&quot;:&quot;1471244X&quot;,&quot;PMID&quot;:&quot;40148891&quot;,&quot;issued&quot;:{&quot;date-parts&quot;:[[2025,12,1]]},&quot;abstract&quot;:&quot;Background: Given the many adverse health outcomes associated with depression, it is imperative to promote help-seeking behaviors. However, in Lesotho, there are no published studies that have investigated the help-seeking dynamics for depression. As such, the following questions remain unanswered: (a) What proportion of people living with depression in Lesotho seek help? (b) Are there significant sex differences in the factors associated with help-seeking for depression? To address these questions, we examined the prevalence and sex differences in the factors associated with help-seeking for depression in Lesotho. Methods: Secondary data from the 2023–2024 Lesotho demographic and health survey was used. We sampled 2172 men and 1484 women. Binary logistic regression models were fitted in STATA 18. Statistical significance was set at p &lt; 0.05. Results: Overall, the proportion of women who sought help for depression was slightly higher (17.1% [14.4–20.3]) compared to men (16.4% [14.3–18.8]). More women (43.6%) sought help for depression from formal help providers than men. Likewise, more than half of male participants (60%) sought help from informal sources. Among men, those with moderate depression had significantly higher odds of seeking help (AOR = 2.02, 95%CI: 1.56–2.61). Help-seeking was also more likely among men with secondary education (AOR = 1.98, 95%CI: 1.13–3.47), those currently in a union (AOR = 1.85, 95%CI: 1.41–2.42) or previously in a union (AOR = 2.30, 95%CI: 1.54–3.45), and those in the richest wealth index (AOR = 1.64, 95%CI: 1.06–2.53). Among women, moderate (AOR = 2.41, 95%CI: 1.76–3.32) and severe depression (AOR = 3.42, 95%CI: 2.26–5.18) significantly increased help-seeking likelihood. Women aged 45–59 years (AOR = 2.46, 95%CI: 1.36–4.45), exposed to media (AOR = 1.63, 95%CI: 1.21–2.19), or consuming alcohol (AOR = 1.36, 95%CI: 1.01–1.84) also had higher odds of seeking help. Conclusion: Help-seeking for depression is low among men and women in Lesotho. However, the factors associated with help-seeking differ by sex. Among women, leveraging the media could yield more effective outcomes; among men, addressing poverty and improving education could prove effective in improving help-seeking for depression. The study also underscores a need to focus on harnessing the potential of informal support networks.&quot;,&quot;publisher&quot;:&quot;BioMed Central Ltd&quot;,&quot;issue&quot;:&quot;1&quot;,&quot;volume&quot;:&quot;25&quot;},&quot;isTemporary&quot;:false},{&quot;id&quot;:&quot;bd1af49f-c40f-3271-be19-89ab7a59e295&quot;,&quot;itemData&quot;:{&quot;type&quot;:&quot;article-journal&quot;,&quot;id&quot;:&quot;bd1af49f-c40f-3271-be19-89ab7a59e295&quot;,&quot;title&quot;:&quot;Prevalence of Mental Health and Substance use Problems and Awareness of Need for Services in Lesotho: Results from a Population-Based Survey&quot;,&quot;author&quot;:[{&quot;family&quot;:&quot;Fernández&quot;,&quot;given&quot;:&quot;Lucia González&quot;,&quot;parse-names&quot;:false,&quot;dropping-particle&quot;:&quot;&quot;,&quot;non-dropping-particle&quot;:&quot;&quot;},{&quot;family&quot;:&quot;Yoon&quot;,&quot;given&quot;:&quot;Grace H.&quot;,&quot;parse-names&quot;:false,&quot;dropping-particle&quot;:&quot;&quot;,&quot;non-dropping-particle&quot;:&quot;&quot;},{&quot;family&quot;:&quot;Firima&quot;,&quot;given&quot;:&quot;Emmanuel&quot;,&quot;parse-names&quot;:false,&quot;dropping-particle&quot;:&quot;&quot;,&quot;non-dropping-particle&quot;:&quot;&quot;},{&quot;family&quot;:&quot;Gupta&quot;,&quot;given&quot;:&quot;Ravi&quot;,&quot;parse-names&quot;:false,&quot;dropping-particle&quot;:&quot;&quot;,&quot;non-dropping-particle&quot;:&quot;&quot;},{&quot;family&quot;:&quot;Sematle&quot;,&quot;given&quot;:&quot;Mamoronts’ane Pauline&quot;,&quot;parse-names&quot;:false,&quot;dropping-particle&quot;:&quot;&quot;,&quot;non-dropping-particle&quot;:&quot;&quot;},{&quot;family&quot;:&quot;Khomolishoele&quot;,&quot;given&quot;:&quot;Makhebe&quot;,&quot;parse-names&quot;:false,&quot;dropping-particle&quot;:&quot;&quot;,&quot;non-dropping-particle&quot;:&quot;&quot;},{&quot;family&quot;:&quot;Molulela&quot;,&quot;given&quot;:&quot;Manthabiseng&quot;,&quot;parse-names&quot;:false,&quot;dropping-particle&quot;:&quot;&quot;,&quot;non-dropping-particle&quot;:&quot;&quot;},{&quot;family&quot;:&quot;Bane&quot;,&quot;given&quot;:&quot;Matumaole&quot;,&quot;parse-names&quot;:false,&quot;dropping-particle&quot;:&quot;&quot;,&quot;non-dropping-particle&quot;:&quot;&quot;},{&quot;family&quot;:&quot;Tlahani&quot;,&quot;given&quot;:&quot;Mosa&quot;,&quot;parse-names&quot;:false,&quot;dropping-particle&quot;:&quot;&quot;,&quot;non-dropping-particle&quot;:&quot;&quot;},{&quot;family&quot;:&quot;Lee&quot;,&quot;given&quot;:&quot;Tristan T.&quot;,&quot;parse-names&quot;:false,&quot;dropping-particle&quot;:&quot;&quot;,&quot;non-dropping-particle&quot;:&quot;&quot;},{&quot;family&quot;:&quot;Chammartin&quot;,&quot;given&quot;:&quot;Frédérique&quot;,&quot;parse-names&quot;:false,&quot;dropping-particle&quot;:&quot;&quot;,&quot;non-dropping-particle&quot;:&quot;&quot;},{&quot;family&quot;:&quot;Gerber&quot;,&quot;given&quot;:&quot;Felix&quot;,&quot;parse-names&quot;:false,&quot;dropping-particle&quot;:&quot;&quot;,&quot;non-dropping-particle&quot;:&quot;&quot;},{&quot;family&quot;:&quot;Lejone&quot;,&quot;given&quot;:&quot;Thabo&quot;,&quot;parse-names&quot;:false,&quot;dropping-particle&quot;:&quot;&quot;,&quot;non-dropping-particle&quot;:&quot;&quot;},{&quot;family&quot;:&quot;Ayakaka&quot;,&quot;given&quot;:&quot;Irene&quot;,&quot;parse-names&quot;:false,&quot;dropping-particle&quot;:&quot;&quot;,&quot;non-dropping-particle&quot;:&quot;&quot;},{&quot;family&quot;:&quot;Labhardt&quot;,&quot;given&quot;:&quot;Niklaus Daniel&quot;,&quot;parse-names&quot;:false,&quot;dropping-particle&quot;:&quot;&quot;,&quot;non-dropping-particle&quot;:&quot;&quot;},{&quot;family&quot;:&quot;Amstutz&quot;,&quot;given&quot;:&quot;Alain&quot;,&quot;parse-names&quot;:false,&quot;dropping-particle&quot;:&quot;&quot;,&quot;non-dropping-particle&quot;:&quot;&quot;},{&quot;family&quot;:&quot;Belus&quot;,&quot;given&quot;:&quot;Jennifer M.&quot;,&quot;parse-names&quot;:false,&quot;dropping-particle&quot;:&quot;&quot;,&quot;non-dropping-particle&quot;:&quot;&quot;}],&quot;container-title&quot;:&quot;International Journal of Mental Health and Addiction&quot;,&quot;container-title-short&quot;:&quot;Int. J. Ment. Health Addict.&quot;,&quot;DOI&quot;:&quot;10.1007/s11469-024-01309-w&quot;,&quot;ISSN&quot;:&quot;15571882&quot;,&quot;issued&quot;:{&quot;date-parts&quot;:[[2025,10,1]]},&quot;page&quot;:&quot;3607-3626&quot;,&quot;abstract&quot;:&quot;We conducted a household survey among 6061 adults in Lesotho to (1) assess the prevalence of moderate/severe mental health (MH) and substance use (SU) problems (2) describe the MH and SU service cascades, and (3) assess predictors of MH and SU problem awareness (i.e., awareness of having a MH/SU problem that requires treatment). Moderate/severe MH or SU problems was reported between 0.7% for anxiety in the past 2 weeks to 36.4% for alcohol use in the past 3 months. The awareness and treatment gaps were high for both MH (62% awareness gap; 82% treatment gap) and SU (89% awareness gap; 95% treatment gap). Individuals with higher than the median household wealth had lower MH and SU problem awareness and those living in urban settings had greater SU problem awareness. Research should investigate how to increase population awareness of MH/SU problems to reduce the burden of these conditions in this setting.&quot;,&quot;publisher&quot;:&quot;Springer&quot;,&quot;issue&quot;:&quot;5&quot;,&quot;volume&quot;:&quot;23&quot;},&quot;isTemporary&quot;:false}]},{&quot;citationID&quot;:&quot;MENDELEY_CITATION_633aef9f-9414-4571-ad21-a7eb5e4fb3f8&quot;,&quot;properties&quot;:{&quot;noteIndex&quot;:0},&quot;isEdited&quot;:false,&quot;manualOverride&quot;:{&quot;isManuallyOverridden&quot;:false,&quot;citeprocText&quot;:&quot;(Gebeyehu et al., 2022; Hormazábal-Salgado et al., 2024; Viens et al., 2016)&quot;,&quot;manualOverrideText&quot;:&quot;&quot;},&quot;citationTag&quot;:&quot;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&quot;,&quot;citationItems&quot;:[{&quot;id&quot;:&quot;7cff464c-5332-3e36-b7bc-defc71b00d48&quot;,&quot;itemData&quot;:{&quot;type&quot;:&quot;article&quot;,&quot;id&quot;:&quot;7cff464c-5332-3e36-b7bc-defc71b00d48&quot;,&quot;title&quot;:&quot;Person-Centred Decision-Making in Mental Health: A Scoping Review&quot;,&quot;author&quot;:[{&quot;family&quot;:&quot;Hormazábal-Salgado&quot;,&quot;given&quot;:&quot;Raúl&quot;,&quot;parse-names&quot;:false,&quot;dropping-particle&quot;:&quot;&quot;,&quot;non-dropping-particle&quot;:&quot;&quot;},{&quot;family&quot;:&quot;Whitehead&quot;,&quot;given&quot;:&quot;Dean&quot;,&quot;parse-names&quot;:false,&quot;dropping-particle&quot;:&quot;&quot;,&quot;non-dropping-particle&quot;:&quot;&quot;},{&quot;family&quot;:&quot;Osman&quot;,&quot;given&quot;:&quot;Abdi D.&quot;,&quot;parse-names&quot;:false,&quot;dropping-particle&quot;:&quot;&quot;,&quot;non-dropping-particle&quot;:&quot;&quot;},{&quot;family&quot;:&quot;Hills&quot;,&quot;given&quot;:&quot;Danny&quot;,&quot;parse-names&quot;:false,&quot;dropping-particle&quot;:&quot;&quot;,&quot;non-dropping-particle&quot;:&quot;&quot;}],&quot;container-title&quot;:&quot;Issues in Mental Health Nursing&quot;,&quot;container-title-short&quot;:&quot;Issues Ment. Health Nurs.&quot;,&quot;DOI&quot;:&quot;10.1080/01612840.2023.2288181&quot;,&quot;ISSN&quot;:&quot;10964673&quot;,&quot;PMID&quot;:&quot;38232185&quot;,&quot;issued&quot;:{&quot;date-parts&quot;:[[2024]]},&quot;page&quot;:&quot;294-310&quot;,&quot;abstract&quot;:&quot;Person-centred decision-making approaches in mental health care are crucial to safeguard the autonomy of the person. The use of these approaches, however, has not been fully explored beyond the clinical and policy aspects of shared and supported decision-making. The main goal is to identify and collate studies that have made an essential contribution to the understanding of shared, supported, and other decision-making approaches related to adult mental health care, and how person-centred decision-making approaches could be applied in clinical practice. A scoping review of peer-reviewed primary research was undertaken. A preliminary search and a main search were undertaken. For the main search, eight databases were explored in two rounds, between October and November 2022, and in September 2023, limited to primary research in English, Spanish or Portuguese published from October 2012 to August 2023. From a total of 12,285 studies retrieved, 21 studies were included. These research articles, which had mixed quality ratings, focused on therapeutic relationships and communication in decision-making (30%), patients’ involvement in treatment decision-making (40%), and interventions for improving patients’ decision-making engagement (30%). While there is promising evidence for shared decision-making in mental health care, it is important that healthcare providers use their communicational skills to enhance the therapeutic relationship and engage patients in the process. More high-quality research on supported decision-making strategies and their implementation in mental health services is also required.&quot;,&quot;publisher&quot;:&quot;Taylor and Francis Ltd.&quot;,&quot;issue&quot;:&quot;3&quot;,&quot;volume&quot;:&quot;45&quot;},&quot;isTemporary&quot;:false},{&quot;id&quot;:&quot;38455a3c-c132-3317-95c2-eb7d8458ef07&quot;,&quot;itemData&quot;:{&quot;type&quot;:&quot;article&quot;,&quot;id&quot;:&quot;38455a3c-c132-3317-95c2-eb7d8458ef07&quot;,&quot;title&quot;:&quot;Women decision-making autonomy on maternal health service and associated factors in low- and middle-income countries: Systematic review and meta-analysis&quot;,&quot;author&quot;:[{&quot;family&quot;:&quot;Gebeyehu&quot;,&quot;given&quot;:&quot;Natnael Atnafu&quot;,&quot;parse-names&quot;:false,&quot;dropping-particle&quot;:&quot;&quot;,&quot;non-dropping-particle&quot;:&quot;&quot;},{&quot;family&quot;:&quot;Gelaw&quot;,&quot;given&quot;:&quot;Kelemu Abebe&quot;,&quot;parse-names&quot;:false,&quot;dropping-particle&quot;:&quot;&quot;,&quot;non-dropping-particle&quot;:&quot;&quot;},{&quot;family&quot;:&quot;Lake&quot;,&quot;given&quot;:&quot;Eyasu Alem&quot;,&quot;parse-names&quot;:false,&quot;dropping-particle&quot;:&quot;&quot;,&quot;non-dropping-particle&quot;:&quot;&quot;},{&quot;family&quot;:&quot;Adela&quot;,&quot;given&quot;:&quot;Getachew Asmare&quot;,&quot;parse-names&quot;:false,&quot;dropping-particle&quot;:&quot;&quot;,&quot;non-dropping-particle&quot;:&quot;&quot;},{&quot;family&quot;:&quot;Tegegne&quot;,&quot;given&quot;:&quot;Kirubel Dagnaw&quot;,&quot;parse-names&quot;:false,&quot;dropping-particle&quot;:&quot;&quot;,&quot;non-dropping-particle&quot;:&quot;&quot;},{&quot;family&quot;:&quot;Shewangashaw&quot;,&quot;given&quot;:&quot;Nathan Estifanos&quot;,&quot;parse-names&quot;:false,&quot;dropping-particle&quot;:&quot;&quot;,&quot;non-dropping-particle&quot;:&quot;&quot;}],&quot;container-title&quot;:&quot;Women's Health&quot;,&quot;DOI&quot;:&quot;10.1177/17455057221122618&quot;,&quot;ISSN&quot;:&quot;17455065&quot;,&quot;PMID&quot;:&quot;36062751&quot;,&quot;issued&quot;:{&quot;date-parts&quot;:[[2022]]},&quot;abstract&quot;:&quot;Objective: This study was done to determine the overall estimate of decision-making autonomy on maternal health services and associated factors in low- and middle-income countries. Method: PubMed, Science Direct, Google Scholar, Scopus, and the Ethiopian University online library were searched. Data were extracted using Microsoft Excel and analyzed using STATA statistical software (version 14). Publication bias was checked by forest plot, Begg’s rank test, and Egger’s regression test. To look for heterogeneity, I2 was computed, and an overall estimated analysis was carried out. Subgroup analysis was done by country, year, and publication. Joanna Briggs Institute quality assessment tool was used to check the quality of each study. We carried out a leave-one-out sensitivity analysis. Results: Out of 1305 articles retrieved, 19 studies (with 104,871 study participants) met eligibility criteria and were included in this study. The pooled prevalence of women’s decision-making autonomy on maternal health services in low- and middle-income countries was 55.15% (95% confidence interval: 44.11–66.19; I2 = 98.6%, P &lt; 0.001). Based on subgroup analysis, decision-making autonomy in maternal health services was the highest in Ethiopia at 61.36% (95% confidence interval: 50.58–72.15) and the lowest in Nigeria at 36.16% (95% confidence interval: 12.99–43.39). It was 32.16% (95% confidence interval: 32.72–39.60) and 60.18% (95% confidence interval: 47.92–72.44) before and after 2016, respectively. It was also 54.64% (95% confidence interval: 42.51–66.78) in published studies and 57.91% (95% confidence interval: 54.80–61.02) in unpublished studies. Age (adjusted odds ratio = 2.67; 95% confidence interval: (1.29–5.55), I2 = 90.1%), primary level of education (adjusted odds ratio = 1.75; 95% confidence interval: (1.39–2.21), I2 = 63.8%), secondary education level (adjusted odds ratio = 2.09; 95% confidence interval: (1.32–3.32), I2 = 87.8%), being urban resident (adjusted odds ratio = 1.80; 95% confidence interval: (1.22–2.66), I2 = 73%), and monthly income (adjusted odds ratio = 3.23; 95% confidence interval: (1.85–5.65), I2 = 97%) were positively associated with decision-making autonomy on maternal health service. Conclusion: Decision-making autonomy on maternal health services in low- and middle-income countries was low. Sociodemographic factors also influenced it. Educational accessibility and income generation should have been recommended, enabling women to decide for themselves.&quot;,&quot;publisher&quot;:&quot;SAGE Publications Ltd&quot;,&quot;volume&quot;:&quot;18&quot;,&quot;container-title-short&quot;:&quot;&quot;},&quot;isTemporary&quot;:false},{&quot;id&quot;:&quot;97095452-969d-328b-b19a-6c1ee46e61a8&quot;,&quot;itemData&quot;:{&quot;type&quot;:&quot;article-journal&quot;,&quot;id&quot;:&quot;97095452-969d-328b-b19a-6c1ee46e61a8&quot;,&quot;title&quot;:&quot;Women's autonomy and cervical cancer screening in the Lesotho Demographic and Health Survey 2009&quot;,&quot;author&quot;:[{&quot;family&quot;:&quot;Viens&quot;,&quot;given&quot;:&quot;Laura J.&quot;,&quot;parse-names&quot;:false,&quot;dropping-particle&quot;:&quot;&quot;,&quot;non-dropping-particle&quot;:&quot;&quot;},{&quot;family&quot;:&quot;Clouston&quot;,&quot;given&quot;:&quot;Sean&quot;,&quot;parse-names&quot;:false,&quot;dropping-particle&quot;:&quot;&quot;,&quot;non-dropping-particle&quot;:&quot;&quot;},{&quot;family&quot;:&quot;Messina&quot;,&quot;given&quot;:&quot;Catherine R.&quot;,&quot;parse-names&quot;:false,&quot;dropping-particle&quot;:&quot;&quot;,&quot;non-dropping-particle&quot;:&quot;&quot;}],&quot;container-title&quot;:&quot;Social Science and Medicine&quot;,&quot;container-title-short&quot;:&quot;Soc. Sci. Med.&quot;,&quot;DOI&quot;:&quot;10.1016/j.socscimed.2015.12.009&quot;,&quot;ISSN&quot;:&quot;18735347&quot;,&quot;PMID&quot;:&quot;26722985&quot;,&quot;issued&quot;:{&quot;date-parts&quot;:[[2016,2,1]]},&quot;page&quot;:&quot;23-30&quot;,&quot;abstract&quot;:&quot;Rationale: There are vast global disparities in the burden of cervical cancer; 85% of incident cases and 87% of deaths occur in the developing world. There is a growing body of literature asserting that women's autonomy is associated with a broad range of health outcomes. Objective: This study examined the relationship between women's autonomy and cervical cancer screening to inform interventions in global cervical cancer care. Methods: A generalized estimating equation approach to logistic regression was used to analyze associations between women's autonomy indicators and both cervical cancer screening knowledge and personal history in a cross sectional sample of 4049 married women in Lesotho. Results: More than half of the women surveyed (65.2%) had never heard of a pap smear, and only 7.2% had ever had one. Women who participated in all types of household decision-making were 1.4 times more likely to have heard of a pap smear (estimated risk ratio = 1.4, 95% confidence interval: 1.0, 1.8) compared to women with lower participation levels (p = 0.032). Conclusions: This study extends earlier research demonstrating that women's autonomy predicts improved health outcomes, to include cervical cancer screening awareness, but not action. This finding, that augmenting women's autonomy improves cervical cancer screening awareness, adds yet another to the myriad reasons for focusing global attention on issues of gender equity.&quot;,&quot;publisher&quot;:&quot;Elsevier Ltd&quot;,&quot;volume&quot;:&quot;150&quot;},&quot;isTemporary&quot;:false}]},{&quot;citationID&quot;:&quot;MENDELEY_CITATION_9f11b1e7-a89e-4dbd-8539-49fbfa94c19a&quot;,&quot;properties&quot;:{&quot;noteIndex&quot;:0},&quot;isEdited&quot;:false,&quot;manualOverride&quot;:{&quot;isManuallyOverridden&quot;:false,&quot;citeprocText&quot;:&quot;(DHS Program, 2023)&quot;,&quot;manualOverrideText&quot;:&quot;&quot;},&quot;citationTag&quot;:&quot;MENDELEY_CITATION_v3_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&quot;,&quot;citationItems&quot;:[{&quot;id&quot;:&quot;d02efaf5-e345-3473-a89d-b10eba8d9ce8&quot;,&quot;itemData&quot;:{&quot;type&quot;:&quot;report&quot;,&quot;id&quot;:&quot;d02efaf5-e345-3473-a89d-b10eba8d9ce8&quot;,&quot;title&quot;:&quot;Lesotho Demographic and Health Survey&quot;,&quot;author&quot;:[{&quot;family&quot;:&quot;DHS Program&quot;,&quot;given&quot;:&quot;The&quot;,&quot;parse-names&quot;:false,&quot;dropping-particle&quot;:&quot;&quot;,&quot;non-dropping-particle&quot;:&quot;&quot;}],&quot;issued&quot;:{&quot;date-parts&quot;:[[2023]]},&quot;container-title-short&quot;:&quot;&quot;},&quot;isTemporary&quot;:false}]},{&quot;citationID&quot;:&quot;MENDELEY_CITATION_f9bc9ff2-0fe1-4517-ba0a-aa8fb929f299&quot;,&quot;properties&quot;:{&quot;noteIndex&quot;:0},&quot;isEdited&quot;:false,&quot;manualOverride&quot;:{&quot;isManuallyOverridden&quot;:false,&quot;citeprocText&quot;:&quot;(Leseba et al., 2025)&quot;,&quot;manualOverrideText&quot;:&quot;&quot;},&quot;citationTag&quot;:&quot;MENDELEY_CITATION_v3_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&quot;,&quot;citationItems&quot;:[{&quot;id&quot;:&quot;976c7c39-93de-33ff-a63d-7fcfbc6a8d5f&quot;,&quot;itemData&quot;:{&quot;type&quot;:&quot;article-journal&quot;,&quot;id&quot;:&quot;976c7c39-93de-33ff-a63d-7fcfbc6a8d5f&quot;,&quot;title&quot;:&quot;A multilevel analysis of factors associated with stunting among children under five years in Lesotho: a study of the lesotho multiple cluster indicator survey 2018&quot;,&quot;author&quot;:[{&quot;family&quot;:&quot;Leseba&quot;,&quot;given&quot;:&quot;Nthatisi&quot;,&quot;parse-names&quot;:false,&quot;dropping-particle&quot;:&quot;&quot;,&quot;non-dropping-particle&quot;:&quot;&quot;},{&quot;family&quot;:&quot;Vermaak&quot;,&quot;given&quot;:&quot;Kerry&quot;,&quot;parse-names&quot;:false,&quot;dropping-particle&quot;:&quot;&quot;,&quot;non-dropping-particle&quot;:&quot;&quot;},{&quot;family&quot;:&quot;Makatjane&quot;,&quot;given&quot;:&quot;Tiisetso&quot;,&quot;parse-names&quot;:false,&quot;dropping-particle&quot;:&quot;&quot;,&quot;non-dropping-particle&quot;:&quot;&quot;},{&quot;family&quot;:&quot;Lebuso&quot;,&quot;given&quot;:&quot;Mapitso&quot;,&quot;parse-names&quot;:false,&quot;dropping-particle&quot;:&quot;&quot;,&quot;non-dropping-particle&quot;:&quot;&quot;}],&quot;container-title&quot;:&quot;Journal of Health, Population and Nutrition&quot;,&quot;container-title-short&quot;:&quot;J. Health Popul. Nutr.&quot;,&quot;DOI&quot;:&quot;10.1186/s41043-025-00901-7&quot;,&quot;ISSN&quot;:&quot;20721315&quot;,&quot;PMID&quot;:&quot;40413482&quot;,&quot;issued&quot;:{&quot;date-parts&quot;:[[2025,12,1]]},&quot;abstract&quot;:&quot;Background: The United Nations Children's Fund (UNICEF) states that inadequate nutrition during the first 1,000 days of a child’s life can contribute to stunted growth. Lesotho is currently experiencing a high prevalence of malnutrition across all age groups. Therefore, this study aims to investigate the prevalence and multilevel factors associated with stunting among children under five in Lesotho. Methods: The study used the Lesotho Multiple Cluster Indicator Survey of 2018. The data was analysed using STATA version 14 software, and a multilevel logistic regression model was fitted. The Wald adjusted odds ratio (WAOR) with a P-value &lt; 0.05 was also taken to indicate statistical significance. Results: The prevalence of stunting was 33.6% [95% CI 31.6 33.6] amongst the children under five years old in Lesotho. At an individual level, the odds of stunting are lower for the children that did not receive the minimum acceptable diet (MAD) (WAOR = 0.52; CI: 0.3, 0.9), the children born with greater than 3.8 kg birth weight (WAOR = 0.51; CI: 0.4, 0.6), and those that did not have respiratory infections (WAOR = 0.61; CI: 0.4, 1.0) compared to their counterparts. At the household level, the likelihood of stunting was the lowest for education beyond secondary (WAOR = 0.26; CI: 0.2, 0.4), the fifth household wealth (WAOR = 0.34; CI: 02, 03), the safe sources of drinking water (WAOR = 0.72; CI: 06, 09) and inadequate toilet facilities (WAOR = 0.62; CI: 0.5, 0.7) compared to their counterparts. Higher odds were observed amongst the children from rural areas (WAOR = 1.95; CI: 1.3, 2.1), and mothers not residing within the household (WAOR = 1.30; CI: 1.1, 1.6) compared to their counterparts. At the community level, decreased odds were associated with the children from the communities with high community maternal education (WAOR = 0.69; CI: 0.6, 0.8) and the community male education (WAOR = 0.56; CI: 0.5, 0.7), as well as those in the communities with low safety of drinking water sources (WAOR = 0.73; CI: 0.3, 0.5), adequate toilet facilities (WAOR = 0.66; CI: 0.5, 0.8) and high maternal media exposure (WAOR = 0.37; CI: 0.3, 0.5) compared counterparts. The children from communities with high community poverty were two times (WAOR = 2.04; CI: 1.7, 2.5) more likely to be stunted. Conclusion: The findings suggest targeting community food availability and knowledge acquisition. Expanding information availability through mass media would improve the nutritional status of children in Lesotho.&quot;,&quot;publisher&quot;:&quot;BioMed Central Ltd&quot;,&quot;issue&quot;:&quot;1&quot;,&quot;volume&quot;:&quot;44&quot;},&quot;isTemporary&quot;:false}]},{&quot;citationID&quot;:&quot;MENDELEY_CITATION_17e63e6c-39ec-405a-92e3-fd416d978bf6&quot;,&quot;properties&quot;:{&quot;noteIndex&quot;:0},&quot;isEdited&quot;:false,&quot;manualOverride&quot;:{&quot;isManuallyOverridden&quot;:false,&quot;citeprocText&quot;:&quot;(Mokwena &amp;#38; Makhozonke, 2024)&quot;,&quot;manualOverrideText&quot;:&quot;&quot;},&quot;citationTag&quot;:&quot;MENDELEY_CITATION_v3_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&quot;,&quot;citationItems&quot;:[{&quot;id&quot;:&quot;c0496238-5d4e-3e81-ad87-188ce58ac62e&quot;,&quot;itemData&quot;:{&quot;type&quot;:&quot;article-journal&quot;,&quot;id&quot;:&quot;c0496238-5d4e-3e81-ad87-188ce58ac62e&quot;,&quot;title&quot;:&quot;The prevalence of postnatal depression and associated factors among clinic attendees in Maseru, Lesotho&quot;,&quot;author&quot;:[{&quot;family&quot;:&quot;Mokwena&quot;,&quot;given&quot;:&quot;Kebogile Elizabeth&quot;,&quot;parse-names&quot;:false,&quot;dropping-particle&quot;:&quot;&quot;,&quot;non-dropping-particle&quot;:&quot;&quot;},{&quot;family&quot;:&quot;Makhozonke&quot;,&quot;given&quot;:&quot;Ntombizotwa&quot;,&quot;parse-names&quot;:false,&quot;dropping-particle&quot;:&quot;&quot;,&quot;non-dropping-particle&quot;:&quot;&quot;}],&quot;container-title&quot;:&quot;International Journal of Innovative Research and Scientific Studies&quot;,&quot;DOI&quot;:&quot;10.53894/ijirss.v7i2.2644&quot;,&quot;ISSN&quot;:&quot;26176548&quot;,&quot;issued&quot;:{&quot;date-parts&quot;:[[2024]]},&quot;page&quot;:&quot;398-408&quot;,&quot;abstract&quot;:&quot;The purpose of the study was to screen for postnatal depression (PND) symptoms among women attending primary health care (PHC) facilities within Maseru City Council in Lesotho. The Edinburg Postnatal Depression Scale (EPNDS) was used to screen for PND symptoms in a sample of 393 postnatal mothers, and a quantitative questionnaire was used to collect socio-demographic data. The Pearson chi-test of association was used to explore associations between socio-demographic variables and EPND scores (p&lt;0.05). The ages of the participants ranged from 17 to 40, with a mean of 27 years. Most were married (n = 310, 78.88%) and unemployed (n = 254, 64.63%), with high school as their highest level of education (n = 272, 69.21%). The majority (n = 312, 79.6%) had between 1 and 2 children. A third of the sample were HIV positive (n = 117, 29.77%). The prevalence of PND symptoms was 43%. Social support, financial support from the partner, relationships with the partner, knowledge of HIV status, and having experienced a severe financial crisis were significantly associated with PND symptoms. On multivariate logistic regression, only financial support from a partner and having experienced a severe financial crisis remained significantly associated with the development of PND (p = 0.05). Risk factors for PND are mostly socio-economic. The high prevalence of PND highlighted the need to integrate routine screening of mothers for PND, which will enable early diagnosis and treatment and thus contribute to the improvement of maternal and child well-being in the country.&quot;,&quot;publisher&quot;:&quot;Innovative Research Publishing&quot;,&quot;issue&quot;:&quot;2&quot;,&quot;volume&quot;:&quot;7&quot;,&quot;container-title-short&quot;:&quot;&quot;},&quot;isTemporary&quot;:false}]},{&quot;citationID&quot;:&quot;MENDELEY_CITATION_72dc1092-13ee-4731-a7c9-0197a0df1252&quot;,&quot;properties&quot;:{&quot;noteIndex&quot;:0},&quot;isEdited&quot;:false,&quot;manualOverride&quot;:{&quot;isManuallyOverridden&quot;:false,&quot;citeprocText&quot;:&quot;(Okyere et al., 2025b)&quot;,&quot;manualOverrideText&quot;:&quot;&quot;},&quot;citationTag&quot;:&quot;MENDELEY_CITATION_v3_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&quot;,&quot;citationItems&quot;:[{&quot;id&quot;:&quot;a78fc472-89df-33b9-8633-05ff2b70dab8&quot;,&quot;itemData&quot;:{&quot;type&quot;:&quot;article-journal&quot;,&quot;id&quot;:&quot;a78fc472-89df-33b9-8633-05ff2b70dab8&quot;,&quot;title&quot;:&quot;Sex differences in help-seeking behavior for depression in Lesotho: findings from a national survey&quot;,&quot;author&quot;:[{&quot;family&quot;:&quot;Okyere&quot;,&quot;given&quot;:&quot;Joshua&quot;,&quot;parse-names&quot;:false,&quot;dropping-particle&quot;:&quot;&quot;,&quot;non-dropping-particle&quot;:&quot;&quot;},{&quot;family&quot;:&quot;Ayebeng&quot;,&quot;given&quot;:&quot;Castro&quot;,&quot;parse-names&quot;:false,&quot;dropping-particle&quot;:&quot;&quot;,&quot;non-dropping-particle&quot;:&quot;&quot;},{&quot;family&quot;:&quot;Dickson&quot;,&quot;given&quot;:&quot;Kwamena Sekyi&quot;,&quot;parse-names&quot;:false,&quot;dropping-particle&quot;:&quot;&quot;,&quot;non-dropping-particle&quot;:&quot;&quot;}],&quot;container-title&quot;:&quot;BMC Psychiatry&quot;,&quot;container-title-short&quot;:&quot;BMC Psychiatry&quot;,&quot;DOI&quot;:&quot;10.1186/s12888-025-06749-9&quot;,&quot;ISSN&quot;:&quot;1471244X&quot;,&quot;PMID&quot;:&quot;40148891&quot;,&quot;issued&quot;:{&quot;date-parts&quot;:[[2025,12,1]]},&quot;abstract&quot;:&quot;Background: Given the many adverse health outcomes associated with depression, it is imperative to promote help-seeking behaviors. However, in Lesotho, there are no published studies that have investigated the help-seeking dynamics for depression. As such, the following questions remain unanswered: (a) What proportion of people living with depression in Lesotho seek help? (b) Are there significant sex differences in the factors associated with help-seeking for depression? To address these questions, we examined the prevalence and sex differences in the factors associated with help-seeking for depression in Lesotho. Methods: Secondary data from the 2023–2024 Lesotho demographic and health survey was used. We sampled 2172 men and 1484 women. Binary logistic regression models were fitted in STATA 18. Statistical significance was set at p &lt; 0.05. Results: Overall, the proportion of women who sought help for depression was slightly higher (17.1% [14.4–20.3]) compared to men (16.4% [14.3–18.8]). More women (43.6%) sought help for depression from formal help providers than men. Likewise, more than half of male participants (60%) sought help from informal sources. Among men, those with moderate depression had significantly higher odds of seeking help (AOR = 2.02, 95%CI: 1.56–2.61). Help-seeking was also more likely among men with secondary education (AOR = 1.98, 95%CI: 1.13–3.47), those currently in a union (AOR = 1.85, 95%CI: 1.41–2.42) or previously in a union (AOR = 2.30, 95%CI: 1.54–3.45), and those in the richest wealth index (AOR = 1.64, 95%CI: 1.06–2.53). Among women, moderate (AOR = 2.41, 95%CI: 1.76–3.32) and severe depression (AOR = 3.42, 95%CI: 2.26–5.18) significantly increased help-seeking likelihood. Women aged 45–59 years (AOR = 2.46, 95%CI: 1.36–4.45), exposed to media (AOR = 1.63, 95%CI: 1.21–2.19), or consuming alcohol (AOR = 1.36, 95%CI: 1.01–1.84) also had higher odds of seeking help. Conclusion: Help-seeking for depression is low among men and women in Lesotho. However, the factors associated with help-seeking differ by sex. Among women, leveraging the media could yield more effective outcomes; among men, addressing poverty and improving education could prove effective in improving help-seeking for depression. The study also underscores a need to focus on harnessing the potential of informal support networks.&quot;,&quot;publisher&quot;:&quot;BioMed Central Ltd&quot;,&quot;issue&quot;:&quot;1&quot;,&quot;volume&quot;:&quot;25&quot;},&quot;isTemporary&quot;:false}]},{&quot;citationID&quot;:&quot;MENDELEY_CITATION_5c1c2fe8-4693-4c26-8d06-8882cc6ff7a7&quot;,&quot;properties&quot;:{&quot;noteIndex&quot;:0},&quot;isEdited&quot;:false,&quot;manualOverride&quot;:{&quot;isManuallyOverridden&quot;:false,&quot;citeprocText&quot;:&quot;(Myint et al., 2025b)&quot;,&quot;manualOverrideText&quot;:&quot;&quot;},&quot;citationItems&quot;:[{&quot;id&quot;:&quot;ce1f88ea-8f18-3e4a-94f1-ae9d41a8e978&quot;,&quot;itemData&quot;:{&quot;type&quot;:&quot;article-journal&quot;,&quot;id&quot;:&quot;ce1f88ea-8f18-3e4a-94f1-ae9d41a8e978&quot;,&quot;title&quot;:&quot;Factors associated with severity of depression among women intimate partner violence survivors in Lesotho: A cross-sectional study&quot;,&quot;author&quot;:[{&quot;family&quot;:&quot;Myint&quot;,&quot;given&quot;:&quot;Wah Wah&quot;,&quot;parse-names&quot;:false,&quot;dropping-particle&quot;:&quot;&quot;,&quot;non-dropping-particle&quot;:&quot;&quot;},{&quot;family&quot;:&quot;Yusuf&quot;,&quot;given&quot;:&quot;Aishatu&quot;,&quot;parse-names&quot;:false,&quot;dropping-particle&quot;:&quot;&quot;,&quot;non-dropping-particle&quot;:&quot;&quot;},{&quot;family&quot;:&quot;Samman&quot;,&quot;given&quot;:&quot;Elfreda&quot;,&quot;parse-names&quot;:false,&quot;dropping-particle&quot;:&quot;&quot;,&quot;non-dropping-particle&quot;:&quot;&quot;},{&quot;family&quot;:&quot;Nguyen&quot;,&quot;given&quot;:&quot;Angela&quot;,&quot;parse-names&quot;:false,&quot;dropping-particle&quot;:&quot;&quot;,&quot;non-dropping-particle&quot;:&quot;&quot;},{&quot;family&quot;:&quot;Mendez&quot;,&quot;given&quot;:&quot;Sara E.&quot;,&quot;parse-names&quot;:false,&quot;dropping-particle&quot;:&quot;&quot;,&quot;non-dropping-particle&quot;:&quot;&quot;},{&quot;family&quot;:&quot;Clark&quot;,&quot;given&quot;:&quot;Heather R.&quot;,&quot;parse-names&quot;:false,&quot;dropping-particle&quot;:&quot;&quot;,&quot;non-dropping-particle&quot;:&quot;&quot;}],&quot;container-title&quot;:&quot;Women's Health&quot;,&quot;DOI&quot;:&quot;10.1177/17455057251387843&quot;,&quot;ISSN&quot;:&quot;17455065&quot;,&quot;PMID&quot;:&quot;41261889&quot;,&quot;issued&quot;:{&quot;date-parts&quot;:[[2025,1,1]]},&quot;abstract&quot;:&quot;Background: Depression has been a persistent public health issue. Less is known about the severity of depressive symptoms among certain populations (i.e., intimate partner violence (IPV) survivors). Objectives: This study assessed the factors associated with severity of depressive symptoms among women IPV survivors of Lesotho. Design: A cross-sectional design was used. Methods: The sample (n = 754) of women IPV survivors was extracted from the 2023 to 2024 Lesotho’s Demographic and Health Survey. The outcome variable was severity of depressive symptoms, a dummy variable (i.e., no to minimal depression vs mild to severe depression). The severity of depressive symptoms was calculated based on Patient Health Questionnaire (PHQ-9), that assessed symptoms such as having had little interest, hopelessness, sleep or appetite problems, and suicidal thoughts in the past 2 weeks. The exposure variables were different types of IPV. We included sociodemographic characteristics (i.e., age, education, wealth index quintile, employment, urban/rural), household compositions (i.e., gender, relationship to head of household, number of children), and other covariates (i.e., chronic diseases, witnessing father’s physical abuse toward the respondents’ mothers, access to healthcare). Descriptive analysis and Pearson chi-squared test of independence were performed. A multivariable binary logistic regression analysis was fitted to predict severity of depressive symptoms among the sample population. Results: About 34.85% (n = 252) of sample experienced mild to severe depressive symptoms. The binary logistic regression results showed that the emotional IPV survivors (adjusted odds ratio (aOR) = 1.76), sexual IPV survivors (aOR = 1.70), those from the poorer wealth quintile (aOR = 2.04), those who had chronic diseases (aOR = 1.79), and those who reported “big problem accessing healthcare” (aOR = 1.88) had higher odds of reporting mild to severe depressive symptoms compared to the reference categories. All p-values &lt;0.05. Conclusion: Findings suggest that urgent attention is needed to address mild to severe depressive symptoms, especially among poor women IPV survivors with chronic diseases and those who may face challenges in accessing healthcare.&quot;,&quot;publisher&quot;:&quot;SAGE Publications Ltd&quot;,&quot;volume&quot;:&quot;21&quot;,&quot;container-title-short&quot;:&quot;&quot;},&quot;isTemporary&quot;:false}],&quot;citationTag&quot;:&quot;MENDELEY_CITATION_v3_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&quot;},{&quot;citationID&quot;:&quot;MENDELEY_CITATION_78421f8c-9f5e-4506-8d33-2dc399dc10bd&quot;,&quot;properties&quot;:{&quot;noteIndex&quot;:0},&quot;isEdited&quot;:false,&quot;manualOverride&quot;:{&quot;isManuallyOverridden&quot;:false,&quot;citeprocText&quot;:&quot;(Hindman et al., 2026; Raz et al., 2025)&quot;,&quot;manualOverrideText&quot;:&quot;&quot;},&quot;citationTag&quot;:&quot;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&quot;,&quot;citationItems&quot;:[{&quot;id&quot;:&quot;367101d3-9248-3ab7-bd74-85d6de406163&quot;,&quot;itemData&quot;:{&quot;type&quot;:&quot;article&quot;,&quot;id&quot;:&quot;367101d3-9248-3ab7-bd74-85d6de406163&quot;,&quot;title&quot;:&quot;Self-Determination Theory as a Framework for Research and Design of Digital Applications for Nurses' Well-Being&quot;,&quot;author&quot;:[{&quot;family&quot;:&quot;Hindman&quot;,&quot;given&quot;:&quot;James&quot;,&quot;parse-names&quot;:false,&quot;dropping-particle&quot;:&quot;&quot;,&quot;non-dropping-particle&quot;:&quot;&quot;},{&quot;family&quot;:&quot;Zugai&quot;,&quot;given&quot;:&quot;Joel&quot;,&quot;parse-names&quot;:false,&quot;dropping-particle&quot;:&quot;&quot;,&quot;non-dropping-particle&quot;:&quot;&quot;},{&quot;family&quot;:&quot;Foster&quot;,&quot;given&quot;:&quot;Kim&quot;,&quot;parse-names&quot;:false,&quot;dropping-particle&quot;:&quot;&quot;,&quot;non-dropping-particle&quot;:&quot;&quot;},{&quot;family&quot;:&quot;Raeburn&quot;,&quot;given&quot;:&quot;Toby&quot;,&quot;parse-names&quot;:false,&quot;dropping-particle&quot;:&quot;&quot;,&quot;non-dropping-particle&quot;:&quot;&quot;}],&quot;container-title&quot;:&quot;Journal of Advanced Nursing&quot;,&quot;container-title-short&quot;:&quot;J. Adv. Nurs.&quot;,&quot;DOI&quot;:&quot;10.1111/jan.16895&quot;,&quot;ISSN&quot;:&quot;13652648&quot;,&quot;PMID&quot;:&quot;40098227&quot;,&quot;issued&quot;:{&quot;date-parts&quot;:[[2026,1,1]]},&quot;page&quot;:&quot;897-906&quot;,&quot;abstract&quot;:&quot;Aim: To establish the suitability of self-determination theory as a theoretical framework to inform research and design of digital applications for nurses' well-being. Design and Method: This discursive paper describes the background and core premises of self-determination theory and explains its relevance as a theoretical framework to support research and the design of digital applications to promote nurses' well-being. Findings: Increasing numbers of digital applications are being used by nurses, but few are supported by clearly explicated theoretical frameworks. Self-determination theory focuses on how people's innate psychological needs interact and are influenced by the social environments where they live and work. Given the influence the social environment can have on well-being, self-determination theory is well suited as a theoretical framework to inform research and design of digital applications promoting nurses' well-being. Conclusions: Stress and burnout impact nurses worldwide, to the detriment of staff well-being, their retention in health services, and provision of patient care. The rapid development and ubiquitous use of digital applications by nurses make researching their effectiveness vitally important if nurses' well being is to be supported. Self-determination theory provides a theoretical framework useful for these applications. Implications for the Profession: Through the lens of self-determination theory, researchers, digital application designers, and organisations can garner further insights to support digital application development and implementation for the well-being of nurses. Impact: This paper has international relevance and can assist researchers, application designers, and organisations interested in promoting nurses' well-being through understanding the applicability and usefulness of self-determination theory as a theoretical framework for the design of digital applications for nurses' well-being. Patient or Public Contribution: No Patient or Public Contribution.&quot;,&quot;publisher&quot;:&quot;John Wiley and Sons Inc&quot;,&quot;issue&quot;:&quot;1&quot;,&quot;volume&quot;:&quot;82&quot;},&quot;isTemporary&quot;:false},{&quot;id&quot;:&quot;0a61183c-72ab-30fe-a032-7c15e9121e2f&quot;,&quot;itemData&quot;:{&quot;type&quot;:&quot;article-journal&quot;,&quot;id&quot;:&quot;0a61183c-72ab-30fe-a032-7c15e9121e2f&quot;,&quot;title&quot;:&quot;Women's household decision-making autonomy in low economic settlements in Bangladesh: Evidence from a cross-sectional study, 2022?&quot;,&quot;author&quot;:[{&quot;family&quot;:&quot;Raz&quot;,&quot;given&quot;:&quot;Saifa&quot;,&quot;parse-names&quot;:false,&quot;dropping-particle&quot;:&quot;&quot;,&quot;non-dropping-particle&quot;:&quot;&quot;},{&quot;family&quot;:&quot;Rahman&quot;,&quot;given&quot;:&quot;M. Shafiqur&quot;,&quot;parse-names&quot;:false,&quot;dropping-particle&quot;:&quot;&quot;,&quot;non-dropping-particle&quot;:&quot;&quot;},{&quot;family&quot;:&quot;Aktar&quot;,&quot;given&quot;:&quot;Bachera&quot;,&quot;parse-names&quot;:false,&quot;dropping-particle&quot;:&quot;&quot;,&quot;non-dropping-particle&quot;:&quot;&quot;},{&quot;family&quot;:&quot;Rashid&quot;,&quot;given&quot;:&quot;Sabina Faiz&quot;,&quot;parse-names&quot;:false,&quot;dropping-particle&quot;:&quot;&quot;,&quot;non-dropping-particle&quot;:&quot;&quot;}],&quot;container-title&quot;:&quot;Women's Studies International Forum&quot;,&quot;container-title-short&quot;:&quot;Womens Stud. Int. Forum&quot;,&quot;DOI&quot;:&quot;10.1016/j.wsif.2025.103181&quot;,&quot;ISSN&quot;:&quot;02775395&quot;,&quot;issued&quot;:{&quot;date-parts&quot;:[[2025,11,1]]},&quot;abstract&quot;:&quot;Introduction: Women's autonomy in decision-making is a crucial indicator of empowerment, with significant implications for their well-being and social status. Several research conducted on women's household decision-making autonomy among women of better socio-economic conditions; however, limited research has been conducted among women living in low-economic settlements. This study seeks to estimate the prevalence of and factors influencing women's decision-making autonomy among women living in low-economic settlements such as urban slums. Methodology: This research is based on data extracted from the Integrated Health-Wellbeing Survey 2022, a cross-sectional study conducted among marginalized groups residing in three selected slums in Dhaka, Bangladesh. Data were collected from 1248 women through a face-to-face interview using a semi-structured questionnaire. Both bivariate with chi-square test of independence and multivariable logistic regression analyses were performed to explore the association between socio-demographic variables and decision-making autonomy. Findings: The findings reveal that about three-quarters of women of informal settlements reported having autonomy in mobility, grocery shopping, and healthcare decisions, while only half reported having money management and child education autonomy. Older women, those heading households, those involved in income-generating activities, and women owning mobile phones demonstrated significantly greater autonomy compared to their counterparts (p &lt; 0.01). Despite evidence from other contexts linking education to autonomy, slum women's decision-making was driven by economic participation rather than formal education. Conclusion: The findings underscore the importance of income-generating opportunities in empowering women and highlight the need for a multi-faceted approach, focusing on economic empowerment and social support to enhance women's autonomy in low-economic settings.&quot;,&quot;publisher&quot;:&quot;Elsevier Ltd&quot;,&quot;volume&quot;:&quot;113&quot;},&quot;isTemporary&quot;:false}]},{&quot;citationID&quot;:&quot;MENDELEY_CITATION_5621debf-0217-4b1b-8a71-01280973b4d6&quot;,&quot;properties&quot;:{&quot;noteIndex&quot;:0},&quot;isEdited&quot;:false,&quot;manualOverride&quot;:{&quot;isManuallyOverridden&quot;:false,&quot;citeprocText&quot;:&quot;(DHS Program, 2023)&quot;,&quot;manualOverrideText&quot;:&quot;&quot;},&quot;citationTag&quot;:&quot;MENDELEY_CITATION_v3_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&quot;,&quot;citationItems&quot;:[{&quot;id&quot;:&quot;d02efaf5-e345-3473-a89d-b10eba8d9ce8&quot;,&quot;itemData&quot;:{&quot;type&quot;:&quot;report&quot;,&quot;id&quot;:&quot;d02efaf5-e345-3473-a89d-b10eba8d9ce8&quot;,&quot;title&quot;:&quot;Lesotho Demographic and Health Survey&quot;,&quot;author&quot;:[{&quot;family&quot;:&quot;DHS Program&quot;,&quot;given&quot;:&quot;The&quot;,&quot;parse-names&quot;:false,&quot;dropping-particle&quot;:&quot;&quot;,&quot;non-dropping-particle&quot;:&quot;&quot;}],&quot;issued&quot;:{&quot;date-parts&quot;:[[2023]]},&quot;container-title-short&quot;:&quot;&quot;},&quot;isTemporary&quot;:false}]},{&quot;citationID&quot;:&quot;MENDELEY_CITATION_3337611f-34f7-4bce-9cf6-74114064b180&quot;,&quot;properties&quot;:{&quot;noteIndex&quot;:0},&quot;isEdited&quot;:false,&quot;manualOverride&quot;:{&quot;isManuallyOverridden&quot;:false,&quot;citeprocText&quot;:&quot;(DHS Program, 2023)&quot;,&quot;manualOverrideText&quot;:&quot;&quot;},&quot;citationItems&quot;:[{&quot;id&quot;:&quot;d02efaf5-e345-3473-a89d-b10eba8d9ce8&quot;,&quot;itemData&quot;:{&quot;type&quot;:&quot;report&quot;,&quot;id&quot;:&quot;d02efaf5-e345-3473-a89d-b10eba8d9ce8&quot;,&quot;title&quot;:&quot;Lesotho Demographic and Health Survey&quot;,&quot;author&quot;:[{&quot;family&quot;:&quot;DHS Program&quot;,&quot;given&quot;:&quot;The&quot;,&quot;parse-names&quot;:false,&quot;dropping-particle&quot;:&quot;&quot;,&quot;non-dropping-particle&quot;:&quot;&quot;}],&quot;issued&quot;:{&quot;date-parts&quot;:[[2023]]},&quot;container-title-short&quot;:&quot;&quot;},&quot;isTemporary&quot;:false}],&quot;citationTag&quot;:&quot;MENDELEY_CITATION_v3_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&quot;},{&quot;citationID&quot;:&quot;MENDELEY_CITATION_82a3e829-6f97-4225-b30f-b3cf91d84f9f&quot;,&quot;properties&quot;:{&quot;noteIndex&quot;:0},&quot;isEdited&quot;:false,&quot;manualOverride&quot;:{&quot;isManuallyOverridden&quot;:false,&quot;citeprocText&quot;:&quot;(DHS Program, 2023)&quot;,&quot;manualOverrideText&quot;:&quot;&quot;},&quot;citationItems&quot;:[{&quot;id&quot;:&quot;d02efaf5-e345-3473-a89d-b10eba8d9ce8&quot;,&quot;itemData&quot;:{&quot;type&quot;:&quot;report&quot;,&quot;id&quot;:&quot;d02efaf5-e345-3473-a89d-b10eba8d9ce8&quot;,&quot;title&quot;:&quot;Lesotho Demographic and Health Survey&quot;,&quot;author&quot;:[{&quot;family&quot;:&quot;DHS Program&quot;,&quot;given&quot;:&quot;The&quot;,&quot;parse-names&quot;:false,&quot;dropping-particle&quot;:&quot;&quot;,&quot;non-dropping-particle&quot;:&quot;&quot;}],&quot;issued&quot;:{&quot;date-parts&quot;:[[2023]]},&quot;container-title-short&quot;:&quot;&quot;},&quot;isTemporary&quot;:false}],&quot;citationTag&quot;:&quot;MENDELEY_CITATION_v3_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&quot;},{&quot;citationID&quot;:&quot;MENDELEY_CITATION_2b1e2682-5dda-40fe-9744-91ef3f4d8972&quot;,&quot;properties&quot;:{&quot;noteIndex&quot;:0},&quot;isEdited&quot;:false,&quot;manualOverride&quot;:{&quot;isManuallyOverridden&quot;:false,&quot;citeprocText&quot;:&quot;(Cuschieri, 2019)&quot;,&quot;manualOverrideText&quot;:&quot;&quot;},&quot;citationTag&quot;:&quot;MENDELEY_CITATION_v3_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&quot;,&quot;citationItems&quot;:[{&quot;id&quot;:&quot;d627a22e-1e42-31b9-9752-6cfc9a703a9e&quot;,&quot;itemData&quot;:{&quot;type&quot;:&quot;article&quot;,&quot;id&quot;:&quot;d627a22e-1e42-31b9-9752-6cfc9a703a9e&quot;,&quot;title&quot;:&quot;The STROBE guidelines&quot;,&quot;author&quot;:[{&quot;family&quot;:&quot;Cuschieri&quot;,&quot;given&quot;:&quot;Sarah&quot;,&quot;parse-names&quot;:false,&quot;dropping-particle&quot;:&quot;&quot;,&quot;non-dropping-particle&quot;:&quot;&quot;}],&quot;container-title&quot;:&quot;Saudi Journal of Anaesthesia&quot;,&quot;container-title-short&quot;:&quot;Saudi J. Anaesth.&quot;,&quot;DOI&quot;:&quot;10.4103/sja.SJA_543_18&quot;,&quot;ISSN&quot;:&quot;09753125&quot;,&quot;PMID&quot;:&quot;30930717&quot;,&quot;issued&quot;:{&quot;date-parts&quot;:[[2019,4,1]]},&quot;page&quot;:&quot;S31-S34&quot;,&quot;abstract&quot;:&quot;An observational study is a type of epidemiological study design, which can take the form of a cohort, a case-control, or a cross-sectional study. When presenting observational studies in manuscripts, an author needs to ascertain a clear presentation of the work and provide the reader with appropriate information to enable critical appraisal of the research. The Strengthening the Reporting of Observational studies in Epidemiology (STROBE) guidelines were created to aid the author in ensuring high-quality presentation of the conducted observational study. The original articles publishing the STROBE guidelines together with their bibliographies were identified and thoroughly reviewed. These guidelines consist of 22 checklist items that the author needs to fulfil before submitting the manuscript to a journal. The STROBE guidelines were created to aid the authors in presenting their work and not to act as a validation tool for the conducted study or as a framework to conduct an observational study on. The authors complying with these guidelines are more likely to succeed in publishing their observational study work in a journal.&quot;,&quot;publisher&quot;:&quot;Wolters Kluwer Medknow Publications&quot;,&quot;issue&quot;:&quot;5&quot;,&quot;volume&quot;:&quot;13&quot;},&quot;isTemporary&quot;:false}]},{&quot;citationID&quot;:&quot;MENDELEY_CITATION_129d14fc-3971-40e5-9ea3-6f8b5ec7c1af&quot;,&quot;properties&quot;:{&quot;noteIndex&quot;:0},&quot;isEdited&quot;:false,&quot;manualOverride&quot;:{&quot;isManuallyOverridden&quot;:false,&quot;citeprocText&quot;:&quot;(M. S. Miah &amp;#38; Ullah, 2025; Westby et al., 2021)&quot;,&quot;manualOverrideText&quot;:&quot;&quot;},&quot;citationItems&quot;:[{&quot;id&quot;:&quot;f04e9446-7730-3025-bad5-e1003b825ed3&quot;,&quot;itemData&quot;:{&quot;type&quot;:&quot;article-journal&quot;,&quot;id&quot;:&quot;f04e9446-7730-3025-bad5-e1003b825ed3&quot;,&quot;title&quot;:&quot;Associations of internet use and pregnancy loss with depression and anxiety among women in Bangladesh: evidence from the 2022 BDHS&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BMC Women's Health&quot;,&quot;container-title-short&quot;:&quot;BMC Womens Health&quot;,&quot;DOI&quot;:&quot;10.1186/s12905-025-04166-4&quot;,&quot;ISSN&quot;:&quot;1472-6874&quot;,&quot;URL&quot;:&quot;https://bmcwomenshealth.biomedcentral.com/articles/10.1186/s12905-025-04166-4&quot;,&quot;issued&quot;:{&quot;date-parts&quot;:[[2025,11,29]]}},&quot;isTemporary&quot;:false},{&quot;id&quot;:&quot;272945c1-1c83-3708-b1a6-960b23b6adfe&quot;,&quot;itemData&quot;:{&quot;type&quot;:&quot;article-journal&quot;,&quot;id&quot;:&quot;272945c1-1c83-3708-b1a6-960b23b6adfe&quot;,&quot;title&quot;:&quot;Depression, anxiety, PTSD, and OCD after stillbirth: a systematic review&quot;,&quot;author&quot;:[{&quot;family&quot;:&quot;Westby&quot;,&quot;given&quot;:&quot;Cèline Lossius&quot;,&quot;parse-names&quot;:false,&quot;dropping-particle&quot;:&quot;&quot;,&quot;non-dropping-particle&quot;:&quot;&quot;},{&quot;family&quot;:&quot;Erlandsen&quot;,&quot;given&quot;:&quot;Andrea Røsberg&quot;,&quot;parse-names&quot;:false,&quot;dropping-particle&quot;:&quot;&quot;,&quot;non-dropping-particle&quot;:&quot;&quot;},{&quot;family&quot;:&quot;Nilsen&quot;,&quot;given&quot;:&quot;Sondre Aasen&quot;,&quot;parse-names&quot;:false,&quot;dropping-particle&quot;:&quot;&quot;,&quot;non-dropping-particle&quot;:&quot;&quot;},{&quot;family&quot;:&quot;Visted&quot;,&quot;given&quot;:&quot;Endre&quot;,&quot;parse-names&quot;:false,&quot;dropping-particle&quot;:&quot;&quot;,&quot;non-dropping-particle&quot;:&quot;&quot;},{&quot;family&quot;:&quot;Thimm&quot;,&quot;given&quot;:&quot;Jens C.&quot;,&quot;parse-names&quot;:false,&quot;dropping-particle&quot;:&quot;&quot;,&quot;non-dropping-particle&quot;:&quot;&quot;}],&quot;container-title&quot;:&quot;BMC Pregnancy and Childbirth&quot;,&quot;container-title-short&quot;:&quot;BMC Pregnancy Childbirth&quot;,&quot;DOI&quot;:&quot;10.1186/s12884-021-04254-x&quot;,&quot;ISSN&quot;:&quot;14712393&quot;,&quot;PMID&quot;:&quot;34794395&quot;,&quot;issued&quot;:{&quot;date-parts&quot;:[[2021,12,1]]},&quot;abstract&quot;:&quot;Background: This systematic review aimed to provide an updated summary of studies investigating depression, anxiety, post-traumatic stress disorder (PTSD), and obsessive-compulsive disorder (OCD) in parents after stillbirth (from 20 weeks gestational age until birth). Methods: A literature search was conducted in the databases Web of Science and PsychINFO. Main inclusion criteria were 1) peer-reviewed, quantitative, English-language articles published from 1980; (2) studies investigating depression, anxiety, PTSD, or OCD among parents following stillbirth; and (3) studies defining stillbirth as equal to or after 20 weeks of gestation. Results: Thirteen quantitative, peer-reviewed articles were eligible for inclusion. Selected articles investigated depression, anxiety, and PTSD, while no studies on OCD met our inclusion criteria. The majority of studies investigated women, while only two studies included men. The results indicated heightened short- and long-term levels of depression, anxiety, and PTSD in parents after stillbirth compared to those of parents with live birth. Studies investigating predictors found that social support, marital status, negative appraisals, and variables related to care and management after stillbirth affected levels of symptoms. Conclusions: Parents who experience stillbirth have a considerably higher risk of reporting symptoms of depression, anxiety, and PTSD compared with parents with live births. More longitudinal studies are needed to increase our knowledge of how symptoms develop over time, and more research on fathers, transgender, non-binary and gender fluid individuals is needed. Research on the association between stillbirth and OCD is also warranted. Knowledge of the severity of anxiety, depression, and PTSD after stillbirth, and predictors associated with symptom severity could provide healthcare professionals with valuable information on how to provide beneficial postpartum care.&quot;,&quot;publisher&quot;:&quot;BioMed Central Ltd&quot;,&quot;issue&quot;:&quot;1&quot;,&quot;volume&quot;:&quot;21&quot;},&quot;isTemporary&quot;:false}],&quot;citationTag&quot;:&quot;MENDELEY_CITATION_v3_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&quot;},{&quot;citationID&quot;:&quot;MENDELEY_CITATION_771a4fa0-9c58-4a03-ad47-59f660ee52c9&quot;,&quot;properties&quot;:{&quot;noteIndex&quot;:0},&quot;isEdited&quot;:false,&quot;manualOverride&quot;:{&quot;isManuallyOverridden&quot;:false,&quot;citeprocText&quot;:&quot;(Ameyaw et al., 2016; Anfaara et al., 2024; Antabe et al., 2025; Kamiya, 2011; M. S. U. M. O. Miah, 2025)&quot;,&quot;manualOverrideText&quot;:&quot;&quot;},&quot;citationItems&quot;:[{&quot;id&quot;:&quot;2e822519-3da1-3f32-a1f6-00e08b47d3ae&quot;,&quot;itemData&quot;:{&quot;type&quot;:&quot;report&quot;,&quot;id&quot;:&quot;2e822519-3da1-3f32-a1f6-00e08b47d3ae&quot;,&quot;title&quot;:&quot;Associations of women’s empowerment and intimate partner violence with mental health among ever-married women in Bangladesh&quot;,&quot;author&quot;:[{&quot;family&quot;:&quot;Miah&quot;,&quot;given&quot;:&quot;Md Salek; Ullah, Mohammad Ohid&quot;,&quot;parse-names&quot;:false,&quot;dropping-particle&quot;:&quot;&quot;,&quot;non-dropping-particle&quot;:&quot;&quot;}],&quot;issued&quot;:{&quot;date-parts&quot;:[[2025]]},&quot;publisher-place&quot;:&quot;Bangladesh&quot;,&quot;abstract&quot;:&quot;ObjectiveThis paper examines the associations between women's empowerment, IPV legitimization, and the mentalhealth outcomes of Bangladeshi ever-married women with geospatial variation.MethodsThis study analyzed cross-sectional data from the Bangladesh Demographic and Health Survey 2022 of18,987 ever-married women aged 15–49 years with complete mental health, IPV, and empowerment data.Depression and anxiety were assessed by PHQ-9 and GAD-7. Survey-weighted binary logistic regressionanalyses were applied to analyze odds ratios (ORs) and 95% condence intervals (CIs), with straticationby residence, wealth, and religion.ResultsWomen who justied IPV had marginally higher depression (5.5% vs 4.7%) and anxiety (4.9% vs 4.0%)prevalence, whereas empowerment was associated with marginally higher anxiety (4.4% vs 3.0%) but notdepression. Multivariable analyses further revealed that empowerment was independently associated withanxiety (aOR 1.39, 95% CI 1.14–1.70, p = 0.001), but IPV justication was not signicant in the adjustedmodel. Multiparity, age, pressure to conceive, and improved education of fathers and women were alsoimportant determinants. Division -wise geospatial mapping revealed the highest rates of anxiety in Khulna(37.9%), Rangpur (37.4%), and Barisal (37.1%), and the lowest in Rajshahi (35.2%) and Dhaka (35.9%).Additionally, Rangpur (38.6%) and Khulna (38.6%) reveal the highest depression symptoms.ConclusionsThese ndings highlight the mental health implications of empowerment and the need for context-specicpolicies to support women's mental health in Bangladesh&quot;,&quot;container-title-short&quot;:&quot;&quot;},&quot;isTemporary&quot;:false},{&quot;id&quot;:&quot;38123b6d-61a3-3222-a2de-618380e6772e&quot;,&quot;itemData&quot;:{&quot;type&quot;:&quot;article-journal&quot;,&quot;id&quot;:&quot;38123b6d-61a3-3222-a2de-618380e6772e&quot;,&quot;title&quot;:&quot;Exploring the link between household structure and women’s household decision-making autonomy in Mauritania&quot;,&quot;author&quot;:[{&quot;family&quot;:&quot;Anfaara&quot;,&quot;given&quot;:&quot;Florence Wullo&quot;,&quot;parse-names&quot;:false,&quot;dropping-particle&quot;:&quot;&quot;,&quot;non-dropping-particle&quot;:&quot;&quot;},{&quot;family&quot;:&quot;Amoak&quot;,&quot;given&quot;:&quot;Daniel&quot;,&quot;parse-names&quot;:false,&quot;dropping-particle&quot;:&quot;&quot;,&quot;non-dropping-particle&quot;:&quot;&quot;},{&quot;family&quot;:&quot;Kye&quot;,&quot;given&quot;:&quot;Nancy Osei&quot;,&quot;parse-names&quot;:false,&quot;dropping-particle&quot;:&quot;&quot;,&quot;non-dropping-particle&quot;:&quot;&quot;},{&quot;family&quot;:&quot;Sano&quot;,&quot;given&quot;:&quot;Yujiro&quot;,&quot;parse-names&quot;:false,&quot;dropping-particle&quot;:&quot;&quot;,&quot;non-dropping-particle&quot;:&quot;&quot;},{&quot;family&quot;:&quot;Antabe&quot;,&quot;given&quot;:&quot;Roger&quot;,&quot;parse-names&quot;:false,&quot;dropping-particle&quot;:&quot;&quot;,&quot;non-dropping-particle&quot;:&quot;&quot;}],&quot;container-title&quot;:&quot;Journal of Biosocial Science&quot;,&quot;container-title-short&quot;:&quot;J. Biosoc. Sci.&quot;,&quot;DOI&quot;:&quot;10.1017/S0021932024000221&quot;,&quot;ISSN&quot;:&quot;14697599&quot;,&quot;PMID&quot;:&quot;38797880&quot;,&quot;issued&quot;:{&quot;date-parts&quot;:[[2024]]},&quot;abstract&quot;:&quot;Governments in sub-Saharan African countries aim to increase married women’s household decision-making autonomy as it remains a critical determinant of desirable health behaviours such as healthcare utilisation, antenatal care visits, and safer sex negotiation. However, very few studies explore how household structure (i.e., monogamous or polygamous) is associated with married women’s household decision-making autonomy. Our paper seeks to address this gap. Using the 2019–20 Mauritania Demographic and Health Survey, a nationally representative dataset, and applying logistic regression analysis, we explore how married women’s household structure is associated with their household decision-making autonomy. We find that 9% of married women are in polygamous marriages, while 63% and 65% are involved in decision-making about their health and large household purchases, respectively. Additionally, 76% and 56% are involved in decision-making about visiting family or relatives and household expenditures. After accounting for socio-economic and demographic factors, we find that compared to women from monogamous households, those from polygamous households are less likely to participate in decision-making about their health (OR = 0.65, p &lt; 0.001), making large household purchases (OR = 0.65, p &lt; 0.001), visiting family or relatives (OR = 0.72, p &lt; 0.001), and household expenditure (OR = 0.58, p &lt; 0.001). Based on our findings, we recommend the urgent need to review and re-evaluate policies and approaches seeking to promote gender equality and women’s autonomy in Mauritania. Specifically, it may be critical for intervention programmes to work around reducing power imbalances in polygamous household structures that continue to impact married women’s household decision-making autonomy adversely. Such interventions should centre married women’s socio-economic status as a central component of their empowerment strategies in Mauritania.&quot;,&quot;publisher&quot;:&quot;Cambridge University Press&quot;},&quot;isTemporary&quot;:false},{&quot;id&quot;:&quot;c92c537d-f1da-36e5-b154-478c01c8ffd2&quot;,&quot;itemData&quot;:{&quot;type&quot;:&quot;article-journal&quot;,&quot;id&quot;:&quot;c92c537d-f1da-36e5-b154-478c01c8ffd2&quot;,&quot;title&quot;:&quot;Women's autonomy and reproductive health care utilisation: Empirical evidence from Tajikistan&quot;,&quot;author&quot;:[{&quot;family&quot;:&quot;Kamiya&quot;,&quot;given&quot;:&quot;Yusuke&quot;,&quot;parse-names&quot;:false,&quot;dropping-particle&quot;:&quot;&quot;,&quot;non-dropping-particle&quot;:&quot;&quot;}],&quot;container-title&quot;:&quot;Health Policy&quot;,&quot;container-title-short&quot;:&quot;Health Policy (New. York).&quot;,&quot;DOI&quot;:&quot;10.1016/j.healthpol.2011.04.001&quot;,&quot;ISSN&quot;:&quot;01688510&quot;,&quot;PMID&quot;:&quot;21592608&quot;,&quot;issued&quot;:{&quot;date-parts&quot;:[[2011,10]]},&quot;page&quot;:&quot;304-313&quot;,&quot;abstract&quot;:&quot;Objective: Women's autonomy is widely considered to be a key to improving maternal health in developing countries, whereas there is no consistent empirical evidence to support this claim. This paper examines whether or not and how women's autonomy within the household affects the use of reproductive health care, using a household survey data from Tajikistan. Methods: Estimation is performed by the bivariate probit model whereby woman's use of health services and the level of women's autonomy are recursively and simultaneously determined. The data is from a sample of women aged 15-49 from the Tajikistan Living Standard Measurement Survey 2007. Results: Women's autonomy as measured by women's decision-making on household financial matters increase the likelihood that a woman receives antenatal and delivery care, whilst it has a negative effect on the probability of attending to four or more antenatal consultations. The hypothesis that women's autonomy and reproductive health care utilisation are independently determined is rejected for most of the estimation specifications, indicating the importance of taking into account the endogenous nature of women's autonomy when assessing its effect on health care use. Conclusions: The empirical results reconfirm the assertion that women's status within the household is closely linked to reproductive health care utilisation in developing countries. Policymakers therefore need not only to implement not only direct health interventions but also to focus on broader social policies which address women's empowerment. © 2011 Elsevier Ireland Ltd.&quot;,&quot;issue&quot;:&quot;2-3&quot;,&quot;volume&quot;:&quot;102&quot;},&quot;isTemporary&quot;:false},{&quot;id&quot;:&quot;53a823a2-85da-319f-8a45-05230cf36fb7&quot;,&quot;itemData&quot;:{&quot;type&quot;:&quot;article-journal&quot;,&quot;id&quot;:&quot;53a823a2-85da-319f-8a45-05230cf36fb7&quot;,&quot;title&quot;:&quot;Women’s Health Decision-Making Autonomy and Skilled Birth Attendance in Ghana&quot;,&quot;author&quot;:[{&quot;family&quot;:&quot;Ameyaw&quot;,&quot;given&quot;:&quot;Edward Kwabena&quot;,&quot;parse-names&quot;:false,&quot;dropping-particle&quot;:&quot;&quot;,&quot;non-dropping-particle&quot;:&quot;&quot;},{&quot;family&quot;:&quot;Tanle&quot;,&quot;given&quot;:&quot;Augustine&quot;,&quot;parse-names&quot;:false,&quot;dropping-particle&quot;:&quot;&quot;,&quot;non-dropping-particle&quot;:&quot;&quot;},{&quot;family&quot;:&quot;Kissah-Korsah&quot;,&quot;given&quot;:&quot;Kwaku&quot;,&quot;parse-names&quot;:false,&quot;dropping-particle&quot;:&quot;&quot;,&quot;non-dropping-particle&quot;:&quot;&quot;},{&quot;family&quot;:&quot;Amo-Adjei&quot;,&quot;given&quot;:&quot;Joshua&quot;,&quot;parse-names&quot;:false,&quot;dropping-particle&quot;:&quot;&quot;,&quot;non-dropping-particle&quot;:&quot;&quot;}],&quot;container-title&quot;:&quot;International Journal of Reproductive Medicine&quot;,&quot;container-title-short&quot;:&quot;Int. J. Reprod. Med.&quot;,&quot;DOI&quot;:&quot;10.1155/2016/6569514&quot;,&quot;ISSN&quot;:&quot;2356-7104&quot;,&quot;issued&quot;:{&quot;date-parts&quot;:[[2016]]},&quot;page&quot;:&quot;1-9&quot;,&quot;abstract&quot;:&quot;Delivering in health facility under the supervision of skilled birth attendant is an important way of mitigating impacts of delivery complications. Empirical evidence suggests that decision-making autonomy is aligned with holistic wellbeing especially in the aspect of maternal and child health. The objective of this paper was to examine the relationship between women’s health decision-making autonomy and place of delivery in Ghana. We extracted data from the 2014 Ghana Demographic and Health Survey. Descriptive and logistic regression techniques were applied. The results indicated that women with health decision-making autonomy have higher tendency of health facility delivery as compared to those who are not autonomous [OR = 1.27, CI = 1.09–1.48]. However, those who have final say on household large purchases [OR = 0.71, CI = 0.59–0.84] and those having final say on visits [OR = 0.86, CI = 0.73–1.01] were less probable to deliver in health facility than those without such decision-making autonomy. Consistent with existing evidence, wealthier, urban, and highly educated women had higher inclination of health facility delivery. This study has stressed the need for interventions aimed at enhancing health facility delivery to target women without health decision-making autonomy and women with low education and wealth status, as this can play essential role in enhancing health facility delivery.&quot;,&quot;publisher&quot;:&quot;Hindawi Limited&quot;,&quot;volume&quot;:&quot;2016&quot;},&quot;isTemporary&quot;:false},{&quot;id&quot;:&quot;091b2f2f-066c-3db7-91dd-aa4f160ebedc&quot;,&quot;itemData&quot;:{&quot;type&quot;:&quot;article-journal&quot;,&quot;id&quot;:&quot;091b2f2f-066c-3db7-91dd-aa4f160ebedc&quot;,&quot;title&quot;:&quot;Women's household decision-making autonomy and mental health outcomes in Mozambique&quot;,&quot;author&quot;:[{&quot;family&quot;:&quot;Antabe&quot;,&quot;given&quot;:&quot;Roger&quot;,&quot;parse-names&quot;:false,&quot;dropping-particle&quot;:&quot;&quot;,&quot;non-dropping-particle&quot;:&quot;&quot;},{&quot;family&quot;:&quot;Antabe&quot;,&quot;given&quot;:&quot;Gregory&quot;,&quot;parse-names&quot;:false,&quot;dropping-particle&quot;:&quot;&quot;,&quot;non-dropping-particle&quot;:&quot;&quot;},{&quot;family&quot;:&quot;Sano&quot;,&quot;given&quot;:&quot;Yujiro&quot;,&quot;parse-names&quot;:false,&quot;dropping-particle&quot;:&quot;&quot;,&quot;non-dropping-particle&quot;:&quot;&quot;},{&quot;family&quot;:&quot;Pienaah&quot;,&quot;given&quot;:&quot;Cornelius K.A.&quot;,&quot;parse-names&quot;:false,&quot;dropping-particle&quot;:&quot;&quot;,&quot;non-dropping-particle&quot;:&quot;&quot;}],&quot;container-title&quot;:&quot;Global Mental Health&quot;,&quot;DOI&quot;:&quot;10.1017/gmh.2025.29&quot;,&quot;ISSN&quot;:&quot;20544251&quot;,&quot;issued&quot;:{&quot;date-parts&quot;:[[2025,3,19]]},&quot;abstract&quot;:&quot;Studies point to the role of sociocultural and household power dynamics in women's risk of mental illnesses. Using the context of Mozambique, we examined the association between women's household decision-making autonomy with probable depression and reporting symptoms of anxiety. We used the 2022-2023 Mozambique Demographic and Health Survey and applied logistic regression analysis. Our findings indicate high prevalence rates of depression (10%) and anxiety (11%) among married women. We also find that married women with the highest forms of household autonomy who take decisions alone on their health care (OR = 0.43, 95% CI = 0.32, 0.59; OR = 0.52, 95% CI = 0.38, 0.70), on making large household purchases (OR = 0.43, 95% CI = 0.28, 0.64; OR = 0.52, 95% CI = 0.35, 0.76) and visiting family members or relatives (OR = 0.36, 95% CI = 0.25, 0.51; OR = 0.64, 95% CI = 0.46, 0.89) were all less likely to report propable depression and symptoms of anxiety, respectively. Additionally, higher household wealth and employment acted as protective assets against both depression and anxiety. We recommend working to remove the sociocultural barriers to women's autonomy while improving their socioeconomic status, such as income and employment opportunities, which will lead to a better mental health outcome and serve as an important pathway to increasing their autonomy.&quot;,&quot;publisher&quot;:&quot;Cambridge University Press&quot;,&quot;volume&quot;:&quot;12&quot;},&quot;isTemporary&quot;:false}],&quot;citationTag&quot;:&quot;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&quot;},{&quot;citationID&quot;:&quot;MENDELEY_CITATION_d6aa7dc8-5cd4-45b3-8318-df69f019128f&quot;,&quot;properties&quot;:{&quot;noteIndex&quot;:0},&quot;isEdited&quot;:false,&quot;manualOverride&quot;:{&quot;isManuallyOverridden&quot;:false,&quot;citeprocText&quot;:&quot;(Esteban-Gonzalo et al., 2026; M. S. Miah et al., 2026; Tamanna et al., 2025; Tamanna &amp;#38; Mahmud, 2025; Zoha et al., 2025)&quot;,&quot;manualOverrideText&quot;:&quot;&quot;},&quot;citationTag&quot;:&quot;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&quot;,&quot;citationItems&quot;:[{&quot;id&quot;:&quot;5a2a45a0-0be4-3142-a32c-86fdb8c56e16&quot;,&quot;itemData&quot;:{&quot;type&quot;:&quot;article-journal&quot;,&quot;id&quot;:&quot;5a2a45a0-0be4-3142-a32c-86fdb8c56e16&quot;,&quot;title&quot;:&quot;Household Water and Handwashing Facilities and Early Childhood Education Participation in Nepal: Evidence From a Nationally Representative Cross‐Sectional Survey&quot;,&quot;author&quot;:[{&quot;family&quot;:&quot;Miah&quot;,&quot;given&quot;:&quot;Md Salek&quot;,&quot;parse-names&quot;:false,&quot;dropping-particle&quot;:&quot;&quot;,&quot;non-dropping-particle&quot;:&quot;&quot;},{&quot;family&quot;:&quot;Lamia&quot;,&quot;given&quot;:&quot;Fhameda Faija&quot;,&quot;parse-names&quot;:false,&quot;dropping-particle&quot;:&quot;&quot;,&quot;non-dropping-particle&quot;:&quot;&quot;},{&quot;family&quot;:&quot;Begum&quot;,&quot;given&quot;:&quot;Mst. Labonna&quot;,&quot;parse-names&quot;:false,&quot;dropping-particle&quot;:&quot;&quot;,&quot;non-dropping-particle&quot;:&quot;&quot;},{&quot;family&quot;:&quot;Shied&quot;,&quot;given&quot;:&quot;Md&quot;,&quot;parse-names&quot;:false,&quot;dropping-particle&quot;:&quot;&quot;,&quot;non-dropping-particle&quot;:&quot;&quot;},{&quot;family&quot;:&quot;Akhter&quot;,&quot;given&quot;:&quot;Rima&quot;,&quot;parse-names&quot;:false,&quot;dropping-particle&quot;:&quot;&quot;,&quot;non-dropping-particle&quot;:&quot;&quot;}],&quot;container-title&quot;:&quot;Health Science Reports&quot;,&quot;container-title-short&quot;:&quot;Health Sci. Rep.&quot;,&quot;DOI&quot;:&quot;10.1002/hsr2.72254&quot;,&quot;ISSN&quot;:&quot;2398-8835&quot;,&quot;URL&quot;:&quot;https://onlinelibrary.wiley.com/doi/10.1002/hsr2.72254&quot;,&quot;issued&quot;:{&quot;date-parts&quot;:[[2026,4,2]]},&quot;issue&quot;:&quot;4&quot;,&quot;volume&quot;:&quot;9&quot;},&quot;isTemporary&quot;:false},{&quot;id&quot;:&quot;53a1f361-c5dd-3366-b88c-8321ff69cf9d&quot;,&quot;itemData&quot;:{&quot;type&quot;:&quot;article-journal&quot;,&quot;id&quot;:&quot;53a1f361-c5dd-3366-b88c-8321ff69cf9d&quot;,&quot;title&quot;:&quot;Applying machine learning to predict quality ANC determinants in Bangladesh: a BDHS-2022 cross-sectional study&quot;,&quot;author&quot;:[{&quot;family&quot;:&quot;Tamanna&quot;,&quot;given&quot;:&quot;Tanzila&quot;,&quot;parse-names&quot;:false,&quot;dropping-particle&quot;:&quot;&quot;,&quot;non-dropping-particle&quot;:&quot;&quot;},{&quot;family&quot;:&quot;Mahmud&quot;,&quot;given&quot;:&quot;Shohel&quot;,&quot;parse-names&quot;:false,&quot;dropping-particle&quot;:&quot;&quot;,&quot;non-dropping-particle&quot;:&quot;&quot;}],&quot;container-title&quot;:&quot;Scientific Reports&quot;,&quot;container-title-short&quot;:&quot;Sci. Rep.&quot;,&quot;DOI&quot;:&quot;10.1038/s41598-025-21411-w&quot;,&quot;ISSN&quot;:&quot;20452322&quot;,&quot;PMID&quot;:&quot;41145644&quot;,&quot;issued&quot;:{&quot;date-parts&quot;:[[2025,12,1]]},&quot;abstract&quot;:&quot;Quality antenatal care (ANC) is critical for maternal and neonatal health. Despite improvements in healthcare, disparities in ANC access and quality persist, particularly in underserved areas of Bangladesh. This study aimed to identify the key determinants of quality ANC in Bangladesh and provide evidence to support data-driven maternal health strategies aligned with Sustainable Development Goal (SDG) 3. This study analyzed data from 3,549 women aged 15–49 years from the BDHS 2022. Machine learning models, including Random Forest, XGBM, Neural Networks, and Logistic Regression, were applied to predict quality ANC. Feature importance was assessed using SHapley Additive exPlanations (SHAP) and Gini-based rankings to identify the most influential predictors. Only 21.9% of women received quality ANC. Wealth index, maternal and partner education, maternal age, media exposure, and urban residence emerged as the strongest determinants. Random Forest demonstrated the highest predictive performance (accuracy: 74.1%, precision: 79.8%, F1-score: 0.83). SHAP and feature importance analyses confirmed that wealth index was the most influential predictor. Significant inequalities in ANC quality and coverage exist in Bangladesh. Targeted interventions addressing socioeconomic and educational disparities, along with improved media outreach and urban-rural healthcare access, are essential to enhance maternal healthcare. These findings provide actionable insights for policy and programs aiming to achieve SDG 3 and reduce maternal mortality.&quot;,&quot;publisher&quot;:&quot;Nature Research&quot;,&quot;issue&quot;:&quot;1&quot;,&quot;volume&quot;:&quot;15&quot;},&quot;isTemporary&quot;:false},{&quot;id&quot;:&quot;aa9ec27b-d147-3ce2-82b8-e9a30d84f304&quot;,&quot;itemData&quot;:{&quot;type&quot;:&quot;article-journal&quot;,&quot;id&quot;:&quot;aa9ec27b-d147-3ce2-82b8-e9a30d84f304&quot;,&quot;title&quot;:&quot;Identifying determinants of malnutrition in under-five children in Bangladesh: insights from the BDHS-2022 cross-sectional study&quot;,&quot;author&quot;:[{&quot;family&quot;:&quot;Tamanna&quot;,&quot;given&quot;:&quot;Tanzila&quot;,&quot;parse-names&quot;:false,&quot;dropping-particle&quot;:&quot;&quot;,&quot;non-dropping-particle&quot;:&quot;&quot;},{&quot;family&quot;:&quot;Mahmud&quot;,&quot;given&quot;:&quot;Shohel&quot;,&quot;parse-names&quot;:false,&quot;dropping-particle&quot;:&quot;&quot;,&quot;non-dropping-particle&quot;:&quot;&quot;},{&quot;family&quot;:&quot;Salma&quot;,&quot;given&quot;:&quot;Nahid&quot;,&quot;parse-names&quot;:false,&quot;dropping-particle&quot;:&quot;&quot;,&quot;non-dropping-particle&quot;:&quot;&quot;},{&quot;family&quot;:&quot;Hossain&quot;,&quot;given&quot;:&quot;Md Musharraf&quot;,&quot;parse-names&quot;:false,&quot;dropping-particle&quot;:&quot;&quot;,&quot;non-dropping-particle&quot;:&quot;&quot;},{&quot;family&quot;:&quot;Karim&quot;,&quot;given&quot;:&quot;Md Rezaul&quot;,&quot;parse-names&quot;:false,&quot;dropping-particle&quot;:&quot;&quot;,&quot;non-dropping-particle&quot;:&quot;&quot;}],&quot;container-title&quot;:&quot;Scientific Reports&quot;,&quot;container-title-short&quot;:&quot;Sci. Rep.&quot;,&quot;DOI&quot;:&quot;10.1038/s41598-025-99288-y&quot;,&quot;ISSN&quot;:&quot;20452322&quot;,&quot;PMID&quot;:&quot;40274916&quot;,&quot;issued&quot;:{&quot;date-parts&quot;:[[2025,12,1]]},&quot;abstract&quot;:&quot;Malnutrition remains one of the most pressing global health challenges, particularly in developing countries like Bangladesh, where it continues to significantly impact child health and contribute to chronic illness and high child mortality. Despite the potential of machine learning to improve malnutrition predictions, research in this area remains limited in the country. This study utilizes Bangladesh Demographic and Health Survey (BDHS) 2022 data to identify and quantify key determinants of under-five malnutrition (underweight, wasting, stunting) and evaluates various machine learning models for predicting malnutrition. By addressing a critical gap, this research provides deeper insights into the root causes of malnutrition in Bangladesh. Descriptive statistics were conducted to summarize the key characteristics of the dataset. Boruta algorithm was employed to identify important features related to malnutrition which were then used to evaluate several machine learning models, including K-Nearest Neighbors (KNN), Neural Networks (NN), Classification and Regression Trees (CART), XGBoost (XGBM), Support Vector Machines (SVM), and Random Forest (RF), in addition to the traditional logistic regression (LR) model. The best-performing model was selected to identify the most important factors contributing to malnutrition. The significance of these variables was further assessed using Feature Importance plot (Based on Gini Importance) and Shapley Additive Explanation (SHAP) values. Model performance was evaluated through various metrics, including accuracy, 95% Confidence Interval (CI), Cohen’s kappa, sensitivity, specificity, F1 score and precision. The study examined a cohort of 7,910 children, reporting prevalence rates of 19% for stunting, 8% for wasting, and 17% for underweight. The Boruta algorithm identified 18 confirmed features for stunting, 22 for wasting, and 19 for underweight. For stunting, the Random Forest (RF) model outperformed other methods with an accuracy of 64.19%, 95% CI of (0.623, 0.666), Cohen’s kappa of 0.158, sensitivity of 56.25%, specificity of 66.00%, F1 score of 0.750 and precision of 0.60. In wasting prediction, RF achieved the highest accuracy at 76.68%, 95% CI of (0.743, 0.787), Cohen’s kappa of 0.049, sensitivity of 27.22%, specificity of 80.98%, F1 score of 0.865 and precision of 0.810. Similarly, for underweight, RF demonstrated superior performance with an accuracy of 68.18%, 95% CI of (0.662, 0.703), Cohen’s kappa of 0.130, sensitivity of 43.02%, specificity of 73.48%, F1 score of 0.792 and precision of 0.735. Across all malnutrition types, the RF model consistently outperformed traditional logistic regression (LR) and other ML techniques in terms of accuracy, sensitivity, specificity, and other performance metrics. For stunting, key predictors identified in both the Shapley and Gini importance plots included mother’s education, father’s occupation, place of delivery, wealth index, birth order, and toilet facility; for wasting, significant predictors were antenatal care, unmet family planning, mother’s BMI, birth interval, father’s occupation, and television ownership; and for underweight, important factors included father’s occupation, mother’s education, child’s age, birth order, wealth index, and place of delivery. This study highlights the effectiveness of Random Forest (RF) in predicting malnutrition outcomes—stunting, wasting, and underweight—using key features identified by the Boruta algorithm. While RF demonstrates moderate performance in predicting stunting and underweight, it shows strong predictive ability for wasting. This underscores RF’s potential in guiding targeted interventions for wasting, though further improvements are needed for stunting and underweight predictions. Moreover, the study identifies key contributors for each malnutrition outcome. By pinpointing these determinants, the study provides actionable insights for designing targeted interventions to combat malnutrition more effectively. These findings align with the global development agenda, particularly Sustainable Development Goal (SDG) 2: Zero Hunger and SDG 3: Good Health and Well-being, reinforcing efforts to reduce malnutrition and improve child health outcomes in Bangladesh.&quot;,&quot;publisher&quot;:&quot;Nature Research&quot;,&quot;issue&quot;:&quot;1&quot;,&quot;volume&quot;:&quot;15&quot;},&quot;isTemporary&quot;:false},{&quot;id&quot;:&quot;6509a6c5-83c3-3c0d-97e4-c27ed5715418&quot;,&quot;itemData&quot;:{&quot;type&quot;:&quot;article-journal&quot;,&quot;id&quot;:&quot;6509a6c5-83c3-3c0d-97e4-c27ed5715418&quot;,&quot;title&quot;:&quot;Psychosocial predictors of women's mental health in Bangladesh: Evidence from BDHS-2022 data on fertility, empowerment, decision-making, child loss, and sex-affective behaviours&quot;,&quot;author&quot;:[{&quot;family&quot;:&quot;Esteban-Gonzalo&quot;,&quot;given&quot;:&quot;Sara&quot;,&quot;parse-names&quot;:false,&quot;dropping-particle&quot;:&quot;&quot;,&quot;non-dropping-particle&quot;:&quot;&quot;},{&quot;family&quot;:&quot;Khan&quot;,&quot;given&quot;:&quot;Mozibul H.A.&quot;,&quot;parse-names&quot;:false,&quot;dropping-particle&quot;:&quot;&quot;,&quot;non-dropping-particle&quot;:&quot;&quot;},{&quot;family&quot;:&quot;Hasan&quot;,&quot;given&quot;:&quot;M. Mahmudul&quot;,&quot;parse-names&quot;:false,&quot;dropping-particle&quot;:&quot;&quot;,&quot;non-dropping-particle&quot;:&quot;&quot;},{&quot;family&quot;:&quot;Díaz-Morales&quot;,&quot;given&quot;:&quot;Juan Francisco&quot;,&quot;parse-names&quot;:false,&quot;dropping-particle&quot;:&quot;&quot;,&quot;non-dropping-particle&quot;:&quot;&quot;}],&quot;container-title&quot;:&quot;Public Health&quot;,&quot;container-title-short&quot;:&quot;Public Health&quot;,&quot;DOI&quot;:&quot;10.1016/j.puhe.2026.106222&quot;,&quot;ISSN&quot;:&quot;14765616&quot;,&quot;issued&quot;:{&quot;date-parts&quot;:[[2026,5,1]]},&quot;abstract&quot;:&quot;Objectives In light of ongoing transitions in gender roles in Bangladesh—including declining fertility, greater women empowerment and participation at work, and increased decision-making capacity—it is crucial to understand how these changes affect women's mental health using nationally representative data. Study design A cross-sectional design was followed. Methods The present study utilized data from the BDHS-2022, and assessed the relationships between mental health (anxiety and depression risk), and fertility, child mortality, empowerment, decision-making, sex-affective behaviours, household members, and other sociodemographic variables on ever-married women aged 15–49. Mental health was assessed using the Generalized Anxiety Disorder-7 (GAD-7) and Patient Health Questionnaire-9 (PHQ-9). Results Multivariate logistic regressions revealed that having a bank account, longer time since last sexual intercourse, pressure to get pregnant, and fewer years of education were associated with higher risk of both anxiety and depression. Moreover, greater number of children ever born was related to anxiety while female child mortality and being currently employed were related to depression. However, decision-making autonomy in health and household finances was not significantly associated with anxiety or depression in the adjusted models. Conclusions This study suggests that empowerment indicators such as financial inclusion and employment may not consistently protect against poor mental health, and may act as stressors for women in the absence of supportive environments. Promoting women's agency and empowerment at the social and family levels, minimizing discrimination, ensuring their access to education, and promoting healthy sexual and emotional relations should be a priority among the new generations of Bangladeshi women.&quot;,&quot;publisher&quot;:&quot;Elsevier B.V.&quot;,&quot;volume&quot;:&quot;254&quot;},&quot;isTemporary&quot;:false},{&quot;id&quot;:&quot;81b4f5ef-1f36-3b6d-aef1-9859e90c7d7a&quot;,&quot;itemData&quot;:{&quot;type&quot;:&quot;article-journal&quot;,&quot;id&quot;:&quot;81b4f5ef-1f36-3b6d-aef1-9859e90c7d7a&quot;,&quot;title&quot;:&quot;Identifying determinants and predicting cesarean section delivery among Bangladeshi women using machine learning: Insight from BDHS 2022 Data&quot;,&quot;author&quot;:[{&quot;family&quot;:&quot;Zoha&quot;,&quot;given&quot;:&quot;Shamsuz&quot;,&quot;parse-names&quot;:false,&quot;dropping-particle&quot;:&quot;&quot;,&quot;non-dropping-particle&quot;:&quot;&quot;},{&quot;family&quot;:&quot;Alam&quot;,&quot;given&quot;:&quot;Shahin&quot;,&quot;parse-names&quot;:false,&quot;dropping-particle&quot;:&quot;&quot;,&quot;non-dropping-particle&quot;:&quot;&quot;},{&quot;family&quot;:&quot;Sifat&quot;,&quot;given&quot;:&quot;Isteaq Kabir&quot;,&quot;parse-names&quot;:false,&quot;dropping-particle&quot;:&quot;&quot;,&quot;non-dropping-particle&quot;:&quot;&quot;},{&quot;family&quot;:&quot;Sultana&quot;,&quot;given&quot;:&quot;Nourin&quot;,&quot;parse-names&quot;:false,&quot;dropping-particle&quot;:&quot;&quot;,&quot;non-dropping-particle&quot;:&quot;&quot;},{&quot;family&quot;:&quot;Kibria&quot;,&quot;given&quot;:&quot;Md Kaderi&quot;,&quot;parse-names&quot;:false,&quot;dropping-particle&quot;:&quot;&quot;,&quot;non-dropping-particle&quot;:&quot;&quot;}],&quot;container-title&quot;:&quot;PLOS Global Public Health&quot;,&quot;DOI&quot;:&quot;10.1371/journal.pgph.0005494&quot;,&quot;ISSN&quot;:&quot;27673375&quot;,&quot;issued&quot;:{&quot;date-parts&quot;:[[2025,11,1]]},&quot;abstract&quot;:&quot;Cesarean section (C-section) rates have been rising globally, posing potential health risks for mothers and infants. Understanding the factors that contribute to C-section delivery and leveraging machine learning (ML) techniques for predictive modeling can support targeted interventions and informed policy decisions. This study aimed to identify the determinants of C-section delivery and develop an ML-based predictive model using data from the Bangladesh Demographic and Health Survey (BDHS) 2022. A total of 2,490 complete records of ever-married women aged 15–49 years were analyzed, where the delivery mode was categorized as vaginal or C-section. Three feature selection techniques including Recursive Feature Elimination (RFE), Boruta-based selection (BFS), and Random Forest (RF) were used to identify key risk factors. Six ML algorithms, including Logistic Regression (LR), Support Vector Machine (SVM), K-Nearest Neighbors (KNN), Decision Tree (DT), Random Forest (RF), and Extreme Gradient Boosting (XGB) were employed to predict C-section. Model performance was evaluated using accuracy, precision, recall, F1-score, AUC, and ROC analysis. SHAP values were used to interpret the influence of individual features.The prevalence of C-section deliveries was 45.6%, with an average maternal age of 25.7 years and mean age at first childbirth of 19.3 years. Ten significant determinants were identified, including place of delivery, baby weight, maternal BMI, birth interval, age at first birth, partner’s education, maternal age, wealth status, ANC visits, and maternal education. The RF model achieved the highest performance with an accuracy of 81.79%, and an AUC of 0.871. SHAP analysis highlighted that place of delivery, baby weight, maternal BMI, and birth interval were the most influential predictors. These findings suggest that socio-demographic and healthcare-related factors strongly influence C-section delivery. Machine learning models particularly the RF can effectively identify women at high risk, supporting strategies to reduce unnecessary C-sections and improve maternal healthcare planning in Bangladesh.&quot;,&quot;publisher&quot;:&quot;Public Library of Science&quot;,&quot;issue&quot;:&quot;11 November&quot;,&quot;volume&quot;:&quot;5&quot;,&quot;container-title-short&quot;:&quot;&quot;},&quot;isTemporary&quot;:false}]},{&quot;citationID&quot;:&quot;MENDELEY_CITATION_aa51b633-f141-449a-8fdc-ec2361f285c9&quot;,&quot;properties&quot;:{&quot;noteIndex&quot;:0},&quot;isEdited&quot;:false,&quot;manualOverride&quot;:{&quot;isManuallyOverridden&quot;:false,&quot;citeprocText&quot;:&quot;(Celentano ScD MHS &amp;#38; Szklo MPH DrPH, 2019)&quot;,&quot;manualOverrideText&quot;:&quot;&quot;},&quot;citationTag&quot;:&quot;MENDELEY_CITATION_v3_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&quot;,&quot;citationItems&quot;:[{&quot;id&quot;:&quot;080a6247-cf4d-301c-80de-f7f187d51512&quot;,&quot;itemData&quot;:{&quot;type&quot;:&quot;report&quot;,&quot;id&quot;:&quot;080a6247-cf4d-301c-80de-f7f187d51512&quot;,&quot;title&quot;:&quot;Unlock your eBook today&quot;,&quot;author&quot;:[{&quot;family&quot;:&quot;Celentano ScD MHS&quot;,&quot;given&quot;:&quot;David D&quot;,&quot;parse-names&quot;:false,&quot;dropping-particle&quot;:&quot;&quot;,&quot;non-dropping-particle&quot;:&quot;&quot;},{&quot;family&quot;:&quot;Szklo MPH DrPH&quot;,&quot;given&quot;:&quot;Moyses&quot;,&quot;parse-names&quot;:false,&quot;dropping-particle&quot;:&quot;&quot;,&quot;non-dropping-particle&quot;:&quot;&quot;}],&quot;issued&quot;:{&quot;date-parts&quot;:[[2019]]},&quot;container-title-short&quot;:&quot;&quot;},&quot;isTemporary&quot;:false}]},{&quot;citationID&quot;:&quot;MENDELEY_CITATION_b0c71dfe-e50c-47de-8cdd-44619d512983&quot;,&quot;properties&quot;:{&quot;noteIndex&quot;:0},&quot;isEdited&quot;:false,&quot;manualOverride&quot;:{&quot;isManuallyOverridden&quot;:false,&quot;citeprocText&quot;:&quot;(Celentano ScD MHS &amp;#38; Szklo MPH DrPH, 2019)&quot;,&quot;manualOverrideText&quot;:&quot;&quot;},&quot;citationTag&quot;:&quot;MENDELEY_CITATION_v3_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&quot;,&quot;citationItems&quot;:[{&quot;id&quot;:&quot;080a6247-cf4d-301c-80de-f7f187d51512&quot;,&quot;itemData&quot;:{&quot;type&quot;:&quot;report&quot;,&quot;id&quot;:&quot;080a6247-cf4d-301c-80de-f7f187d51512&quot;,&quot;title&quot;:&quot;Unlock your eBook today&quot;,&quot;author&quot;:[{&quot;family&quot;:&quot;Celentano ScD MHS&quot;,&quot;given&quot;:&quot;David D&quot;,&quot;parse-names&quot;:false,&quot;dropping-particle&quot;:&quot;&quot;,&quot;non-dropping-particle&quot;:&quot;&quot;},{&quot;family&quot;:&quot;Szklo MPH DrPH&quot;,&quot;given&quot;:&quot;Moyses&quot;,&quot;parse-names&quot;:false,&quot;dropping-particle&quot;:&quot;&quot;,&quot;non-dropping-particle&quot;:&quot;&quot;}],&quot;issued&quot;:{&quot;date-parts&quot;:[[2019]]},&quot;container-title-short&quot;:&quot;&quot;},&quot;isTemporary&quot;:false}]},{&quot;citationID&quot;:&quot;MENDELEY_CITATION_ee51da24-78ca-4d73-b0cc-728658b30f35&quot;,&quot;properties&quot;:{&quot;noteIndex&quot;:0},&quot;isEdited&quot;:false,&quot;manualOverride&quot;:{&quot;isManuallyOverridden&quot;:false,&quot;citeprocText&quot;:&quot;(DHS Program, 2023)&quot;,&quot;manualOverrideText&quot;:&quot;&quot;},&quot;citationTag&quot;:&quot;MENDELEY_CITATION_v3_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&quot;,&quot;citationItems&quot;:[{&quot;id&quot;:&quot;d02efaf5-e345-3473-a89d-b10eba8d9ce8&quot;,&quot;itemData&quot;:{&quot;type&quot;:&quot;report&quot;,&quot;id&quot;:&quot;d02efaf5-e345-3473-a89d-b10eba8d9ce8&quot;,&quot;title&quot;:&quot;Lesotho Demographic and Health Survey&quot;,&quot;author&quot;:[{&quot;family&quot;:&quot;DHS Program&quot;,&quot;given&quot;:&quot;The&quot;,&quot;parse-names&quot;:false,&quot;dropping-particle&quot;:&quot;&quot;,&quot;non-dropping-particle&quot;:&quot;&quot;}],&quot;issued&quot;:{&quot;date-parts&quot;:[[2023]]},&quot;container-title-short&quot;:&quot;&quot;},&quot;isTemporary&quot;:false}]},{&quot;citationID&quot;:&quot;MENDELEY_CITATION_c0db4970-00ab-48b6-8158-fe5fbb644c47&quot;,&quot;properties&quot;:{&quot;noteIndex&quot;:0},&quot;isEdited&quot;:false,&quot;manualOverride&quot;:{&quot;isManuallyOverridden&quot;:false,&quot;citeprocText&quot;:&quot;(Melkam et al., 2025; Mokwena &amp;#38; Makhozonke, 2024)&quot;,&quot;manualOverrideText&quot;:&quot;&quot;},&quot;citationTag&quot;:&quot;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&quot;,&quot;citationItems&quot;:[{&quot;id&quot;:&quot;91bb4d51-ac38-3e6f-b7b3-a9c34ab52a3d&quot;,&quot;itemData&quot;:{&quot;type&quot;:&quot;article-journal&quot;,&quot;id&quot;:&quot;91bb4d51-ac38-3e6f-b7b3-a9c34ab52a3d&quot;,&quot;title&quot;:&quot;Postpartum depression and associated factors among childbearing women from the recent Demographic and Health Survey data of Mozambique: Multilevel analysis&quot;,&quot;author&quot;:[{&quot;family&quot;:&quot;Melkam&quot;,&quot;given&quot;:&quot;Mamaru&quot;,&quot;parse-names&quot;:false,&quot;dropping-particle&quot;:&quot;&quot;,&quot;non-dropping-particle&quot;:&quot;&quot;},{&quot;family&quot;:&quot;Fente&quot;,&quot;given&quot;:&quot;Bezawit Melak&quot;,&quot;parse-names&quot;:false,&quot;dropping-particle&quot;:&quot;&quot;,&quot;non-dropping-particle&quot;:&quot;&quot;},{&quot;family&quot;:&quot;Negussie&quot;,&quot;given&quot;:&quot;Yohannes Mekuria&quot;,&quot;parse-names&quot;:false,&quot;dropping-particle&quot;:&quot;&quot;,&quot;non-dropping-particle&quot;:&quot;&quot;},{&quot;family&quot;:&quot;Asmare&quot;,&quot;given&quot;:&quot;Zufan Alamrie&quot;,&quot;parse-names&quot;:false,&quot;dropping-particle&quot;:&quot;&quot;,&quot;non-dropping-particle&quot;:&quot;&quot;},{&quot;family&quot;:&quot;Asebe&quot;,&quot;given&quot;:&quot;Hiwot Altaye&quot;,&quot;parse-names&quot;:false,&quot;dropping-particle&quot;:&quot;&quot;,&quot;non-dropping-particle&quot;:&quot;&quot;},{&quot;family&quot;:&quot;Seifu&quot;,&quot;given&quot;:&quot;Beminate Lemma&quot;,&quot;parse-names&quot;:false,&quot;dropping-particle&quot;:&quot;&quot;,&quot;non-dropping-particle&quot;:&quot;&quot;},{&quot;family&quot;:&quot;Gebrehana&quot;,&quot;given&quot;:&quot;Alemayehu Kasu&quot;,&quot;parse-names&quot;:false,&quot;dropping-particle&quot;:&quot;&quot;,&quot;non-dropping-particle&quot;:&quot;&quot;},{&quot;family&quot;:&quot;Tsega&quot;,&quot;given&quot;:&quot;Sintayehu Simie&quot;,&quot;parse-names&quot;:false,&quot;dropping-particle&quot;:&quot;&quot;,&quot;non-dropping-particle&quot;:&quot;&quot;},{&quot;family&quot;:&quot;Bezie&quot;,&quot;given&quot;:&quot;Meklit Melaku&quot;,&quot;parse-names&quot;:false,&quot;dropping-particle&quot;:&quot;&quot;,&quot;non-dropping-particle&quot;:&quot;&quot;},{&quot;family&quot;:&quot;Asnake&quot;,&quot;given&quot;:&quot;Angwach Abrham&quot;,&quot;parse-names&quot;:false,&quot;dropping-particle&quot;:&quot;&quot;,&quot;non-dropping-particle&quot;:&quot;&quot;}],&quot;container-title&quot;:&quot;Heliyon&quot;,&quot;container-title-short&quot;:&quot;Heliyon&quot;,&quot;DOI&quot;:&quot;10.1016/j.heliyon.2024.e41106&quot;,&quot;ISSN&quot;:&quot;24058440&quot;,&quot;issued&quot;:{&quot;date-parts&quot;:[[2025,1,15]]},&quot;abstract&quot;:&quot;Introduction: Postpartum depression is a non-psychotic depressive illness that affects women who have recently given birth. Symptoms of the illness include thoughts of suicide, low self-worth, guilt about not being able to care for their newborn, blaming themselves thoughts, and nervousness. Despite there being many studies conducted at the hospital level there are limited studies conducted at the national level to determine the individual and community level factors. Depression during childbirth can have several detrimental effects, including increased risk of complication and decreased satisfaction with birth, decreased trust in medical facilities, and decreased women's participation in maternity and newborn healthcare units. Therefore, this study amid to reveal the prevalence of postpartum depression and associated factors at individual and community levels among women who give birth in Mozambique's recent data Demographic and Health Survey (DHS). Method: Multilevel logistic regression analysis was carried out from the recent Demographic and Health Survey data. A total of 5,468 sample sizes of Mozambique DHS data were used for this secondary data analysis. At individual and community level factors were assessed to determine the burden of postpartum depression at a p-value of 0.05 with a 95 % CI with AOR. Results: The prevalence of postpartum depression among women who give birth from the recent Mozambique DHS data was 24.60 % with a CI of 23.47 %–25.75 %. No education [AOD = 1.37: 95 % CI; (1.26, 1.68)] at individual level and [AOR = 3.14:95 % CI; (2.39, 5.18)] at the community level, widowed/divorced [AOR = 1.73: 95%CI; (1.14, 3.61)], and No occupation [AOR = 1.35:95 % CI; (1.19, 1.64)] were the associated variables with postpartum depression. Conclusion: Nearly three women out of ten women who give birth develop postpartum depression. Low education status, widowed/divorced, and no occupation were the associated factors with postpartum depression. Therefore, enhancing education, creating job opportunities, and keeping married will reduce the burden of postpartum depression. This study indicates maternal depression post-delivery should be given attention by the National Health Office and other police makers. Educational level should be improved to have a continuous and sharp change in maternal depression after delivery.&quot;,&quot;publisher&quot;:&quot;Elsevier Ltd&quot;,&quot;issue&quot;:&quot;1&quot;,&quot;volume&quot;:&quot;11&quot;},&quot;isTemporary&quot;:false},{&quot;id&quot;:&quot;c0496238-5d4e-3e81-ad87-188ce58ac62e&quot;,&quot;itemData&quot;:{&quot;type&quot;:&quot;article-journal&quot;,&quot;id&quot;:&quot;c0496238-5d4e-3e81-ad87-188ce58ac62e&quot;,&quot;title&quot;:&quot;The prevalence of postnatal depression and associated factors among clinic attendees in Maseru, Lesotho&quot;,&quot;author&quot;:[{&quot;family&quot;:&quot;Mokwena&quot;,&quot;given&quot;:&quot;Kebogile Elizabeth&quot;,&quot;parse-names&quot;:false,&quot;dropping-particle&quot;:&quot;&quot;,&quot;non-dropping-particle&quot;:&quot;&quot;},{&quot;family&quot;:&quot;Makhozonke&quot;,&quot;given&quot;:&quot;Ntombizotwa&quot;,&quot;parse-names&quot;:false,&quot;dropping-particle&quot;:&quot;&quot;,&quot;non-dropping-particle&quot;:&quot;&quot;}],&quot;container-title&quot;:&quot;International Journal of Innovative Research and Scientific Studies&quot;,&quot;DOI&quot;:&quot;10.53894/ijirss.v7i2.2644&quot;,&quot;ISSN&quot;:&quot;26176548&quot;,&quot;issued&quot;:{&quot;date-parts&quot;:[[2024]]},&quot;page&quot;:&quot;398-408&quot;,&quot;abstract&quot;:&quot;The purpose of the study was to screen for postnatal depression (PND) symptoms among women attending primary health care (PHC) facilities within Maseru City Council in Lesotho. The Edinburg Postnatal Depression Scale (EPNDS) was used to screen for PND symptoms in a sample of 393 postnatal mothers, and a quantitative questionnaire was used to collect socio-demographic data. The Pearson chi-test of association was used to explore associations between socio-demographic variables and EPND scores (p&lt;0.05). The ages of the participants ranged from 17 to 40, with a mean of 27 years. Most were married (n = 310, 78.88%) and unemployed (n = 254, 64.63%), with high school as their highest level of education (n = 272, 69.21%). The majority (n = 312, 79.6%) had between 1 and 2 children. A third of the sample were HIV positive (n = 117, 29.77%). The prevalence of PND symptoms was 43%. Social support, financial support from the partner, relationships with the partner, knowledge of HIV status, and having experienced a severe financial crisis were significantly associated with PND symptoms. On multivariate logistic regression, only financial support from a partner and having experienced a severe financial crisis remained significantly associated with the development of PND (p = 0.05). Risk factors for PND are mostly socio-economic. The high prevalence of PND highlighted the need to integrate routine screening of mothers for PND, which will enable early diagnosis and treatment and thus contribute to the improvement of maternal and child well-being in the country.&quot;,&quot;publisher&quot;:&quot;Innovative Research Publishing&quot;,&quot;issue&quot;:&quot;2&quot;,&quot;volume&quot;:&quot;7&quot;,&quot;container-title-short&quot;:&quot;&quot;},&quot;isTemporary&quot;:false}]},{&quot;citationID&quot;:&quot;MENDELEY_CITATION_3a94dc5b-4ec7-4004-b994-78e83aea0db1&quot;,&quot;properties&quot;:{&quot;noteIndex&quot;:0},&quot;isEdited&quot;:false,&quot;manualOverride&quot;:{&quot;isManuallyOverridden&quot;:false,&quot;citeprocText&quot;:&quot;(Noor, Siddique, Yeasar, et al., 2025)&quot;,&quot;manualOverrideText&quot;:&quot;&quot;},&quot;citationTag&quot;:&quot;MENDELEY_CITATION_v3_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&quot;,&quot;citationItems&quot;:[{&quot;id&quot;:&quot;4ba03a9b-ea39-3768-91ea-d65f0fafb520&quot;,&quot;itemData&quot;:{&quot;type&quot;:&quot;article&quot;,&quot;id&quot;:&quot;4ba03a9b-ea39-3768-91ea-d65f0fafb520&quot;,&quot;title&quot;:&quot;Prevalence, Determinants, and Care-Seeking Behaviour for Major Depressive Disorder in the Lesotho Population: A Multilevel Analysis from the Lesotho Demographic and Health Survey 2023-24&quot;,&quot;author&quot;:[{&quot;family&quot;:&quot;Noor&quot;,&quot;given&quot;:&quot;Syed Toukir Ahmed&quot;,&quot;parse-names&quot;:false,&quot;dropping-particle&quot;:&quot;&quot;,&quot;non-dropping-particle&quot;:&quot;&quot;},{&quot;family&quot;:&quot;Siddique&quot;,&quot;given&quot;:&quot;Sazid&quot;,&quot;parse-names&quot;:false,&quot;dropping-particle&quot;:&quot;&quot;,&quot;non-dropping-particle&quot;:&quot;&quot;},{&quot;family&quot;:&quot;Yeasar&quot;,&quot;given&quot;:&quot;Samin&quot;,&quot;parse-names&quot;:false,&quot;dropping-particle&quot;:&quot;&quot;,&quot;non-dropping-particle&quot;:&quot;&quot;},{&quot;family&quot;:&quot;Das&quot;,&quot;given&quot;:&quot;Oishi&quot;,&quot;parse-names&quot;:false,&quot;dropping-particle&quot;:&quot;&quot;,&quot;non-dropping-particle&quot;:&quot;&quot;},{&quot;family&quot;:&quot;Tanvir&quot;,&quot;given&quot;:&quot;Shahib-Ul-Ahadat&quot;,&quot;parse-names&quot;:false,&quot;dropping-particle&quot;:&quot;&quot;,&quot;non-dropping-particle&quot;:&quot;&quot;},{&quot;family&quot;:&quot;Islam&quot;,&quot;given&quot;:&quot;Raisha Binte&quot;,&quot;parse-names&quot;:false,&quot;dropping-particle&quot;:&quot;&quot;,&quot;non-dropping-particle&quot;:&quot;&quot;}],&quot;DOI&quot;:&quot;10.21203/rs.3.rs-6945317/v1&quot;,&quot;URL&quot;:&quot;https://www.researchsquare.com/article/rs-6945317/v1&quot;,&quot;issued&quot;:{&quot;date-parts&quot;:[[2025,7,8]]},&quot;abstract&quot;:&quot;&lt;p&gt;Purpose The purpose of this study is to estimate the prevalence and associated factors of Major Depressive Disorder (MDD), as well as care-seeking behavior among participants with depressive symptoms in Lesotho. Methods This study utilized data from the nationally representative, cross-sectional Lesotho Demographic and Health Survey (LDHS) 2023–2024. MDD was assessed using the Patient Health Questionnaire (PHQ-9), with scores of 10 or above classified as present. Multilevel mixed-effects logistic regression was employed to identify factors associated with MDD, accounting for the hierarchical nature of the data. Results Among the 6,481 respondents, the weighted prevalence of MDD was 6.3% (95% CI: 5.5–7.2), with women (7.2%) experiencing a notably higher burden than men (5.4%). Specifically, women had 75% (AOR = 1.75, 95% CI: 1.35–2.27) higher odds of MDD compared to men. Individuals residing in households with fewer than four people and those who used tobacco were also more likely to experience MDD. Conversely, rural residence was associated with a lower likelihood of MDD. Geographic disparities were evident, with Mohale's Hoek showing higher odds and Mokhotlong lower odds compared to Maseru. Only 22.9% of those with depressive symptoms sought help, and 10.8% used medication. Conclusion This study highlights a substantial mental health burden in Lesotho, with MDD influenced by sociodemographic and geographic factors. Low help-seeking rates emphasize the urgent need for comprehensive mental health strategies. Recommendations include strengthening community-based care, integrating mental health into primary care, reducing stigma through awareness, and improving service accessibility and affordability, particularly for vulnerable and underserved populations.&lt;/p&gt;&quot;,&quot;container-title-short&quot;:&quot;&quot;},&quot;isTemporary&quot;:false}]},{&quot;citationID&quot;:&quot;MENDELEY_CITATION_dae89934-c697-415e-bfb2-191584f9f6af&quot;,&quot;properties&quot;:{&quot;noteIndex&quot;:0},&quot;isEdited&quot;:false,&quot;manualOverride&quot;:{&quot;isManuallyOverridden&quot;:false,&quot;citeprocText&quot;:&quot;(Acharya et al., 2010b; Ameyaw et al., 2016)&quot;,&quot;manualOverrideText&quot;:&quot;&quot;},&quot;citationTag&quot;:&quot;MENDELEY_CITATION_v3_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&quot;,&quot;citationItems&quot;:[{&quot;id&quot;:&quot;53a823a2-85da-319f-8a45-05230cf36fb7&quot;,&quot;itemData&quot;:{&quot;type&quot;:&quot;article-journal&quot;,&quot;id&quot;:&quot;53a823a2-85da-319f-8a45-05230cf36fb7&quot;,&quot;title&quot;:&quot;Women’s Health Decision-Making Autonomy and Skilled Birth Attendance in Ghana&quot;,&quot;author&quot;:[{&quot;family&quot;:&quot;Ameyaw&quot;,&quot;given&quot;:&quot;Edward Kwabena&quot;,&quot;parse-names&quot;:false,&quot;dropping-particle&quot;:&quot;&quot;,&quot;non-dropping-particle&quot;:&quot;&quot;},{&quot;family&quot;:&quot;Tanle&quot;,&quot;given&quot;:&quot;Augustine&quot;,&quot;parse-names&quot;:false,&quot;dropping-particle&quot;:&quot;&quot;,&quot;non-dropping-particle&quot;:&quot;&quot;},{&quot;family&quot;:&quot;Kissah-Korsah&quot;,&quot;given&quot;:&quot;Kwaku&quot;,&quot;parse-names&quot;:false,&quot;dropping-particle&quot;:&quot;&quot;,&quot;non-dropping-particle&quot;:&quot;&quot;},{&quot;family&quot;:&quot;Amo-Adjei&quot;,&quot;given&quot;:&quot;Joshua&quot;,&quot;parse-names&quot;:false,&quot;dropping-particle&quot;:&quot;&quot;,&quot;non-dropping-particle&quot;:&quot;&quot;}],&quot;container-title&quot;:&quot;International Journal of Reproductive Medicine&quot;,&quot;container-title-short&quot;:&quot;Int. J. Reprod. Med.&quot;,&quot;DOI&quot;:&quot;10.1155/2016/6569514&quot;,&quot;ISSN&quot;:&quot;2356-7104&quot;,&quot;issued&quot;:{&quot;date-parts&quot;:[[2016]]},&quot;page&quot;:&quot;1-9&quot;,&quot;abstract&quot;:&quot;Delivering in health facility under the supervision of skilled birth attendant is an important way of mitigating impacts of delivery complications. Empirical evidence suggests that decision-making autonomy is aligned with holistic wellbeing especially in the aspect of maternal and child health. The objective of this paper was to examine the relationship between women’s health decision-making autonomy and place of delivery in Ghana. We extracted data from the 2014 Ghana Demographic and Health Survey. Descriptive and logistic regression techniques were applied. The results indicated that women with health decision-making autonomy have higher tendency of health facility delivery as compared to those who are not autonomous [OR = 1.27, CI = 1.09–1.48]. However, those who have final say on household large purchases [OR = 0.71, CI = 0.59–0.84] and those having final say on visits [OR = 0.86, CI = 0.73–1.01] were less probable to deliver in health facility than those without such decision-making autonomy. Consistent with existing evidence, wealthier, urban, and highly educated women had higher inclination of health facility delivery. This study has stressed the need for interventions aimed at enhancing health facility delivery to target women without health decision-making autonomy and women with low education and wealth status, as this can play essential role in enhancing health facility delivery.&quot;,&quot;publisher&quot;:&quot;Hindawi Limited&quot;,&quot;volume&quot;:&quot;2016&quot;},&quot;isTemporary&quot;:false},{&quot;id&quot;:&quot;7ef9b393-5beb-3bac-96f8-8be1041c489a&quot;,&quot;itemData&quot;:{&quot;type&quot;:&quot;article-journal&quot;,&quot;id&quot;:&quot;7ef9b393-5beb-3bac-96f8-8be1041c489a&quot;,&quot;title&quot;:&quot;Women's autonomy in household decision-making: A demographic study in Nepal&quot;,&quot;author&quot;:[{&quot;family&quot;:&quot;Acharya&quot;,&quot;given&quot;:&quot;Dev R.&quot;,&quot;parse-names&quot;:false,&quot;dropping-particle&quot;:&quot;&quot;,&quot;non-dropping-particle&quot;:&quot;&quot;},{&quot;family&quot;:&quot;Bell&quot;,&quot;given&quot;:&quot;Jacqueline S.&quot;,&quot;parse-names&quot;:false,&quot;dropping-particle&quot;:&quot;&quot;,&quot;non-dropping-particle&quot;:&quot;&quot;},{&quot;family&quot;:&quot;Simkhada&quot;,&quot;given&quot;:&quot;Padam&quot;,&quot;parse-names&quot;:false,&quot;dropping-particle&quot;:&quot;&quot;,&quot;non-dropping-particle&quot;:&quot;&quot;},{&quot;family&quot;:&quot;Teijlingen&quot;,&quot;given&quot;:&quot;Edwin R.&quot;,&quot;parse-names&quot;:false,&quot;dropping-particle&quot;:&quot;&quot;,&quot;non-dropping-particle&quot;:&quot;Van&quot;},{&quot;family&quot;:&quot;Regmi&quot;,&quot;given&quot;:&quot;Pramod R.&quot;,&quot;parse-names&quot;:false,&quot;dropping-particle&quot;:&quot;&quot;,&quot;non-dropping-particle&quot;:&quot;&quot;}],&quot;container-title&quot;:&quot;Reproductive Health&quot;,&quot;container-title-short&quot;:&quot;Reprod. Health&quot;,&quot;DOI&quot;:&quot;10.1186/1742-4755-7-15&quot;,&quot;ISSN&quot;:&quot;17424755&quot;,&quot;issued&quot;:{&quot;date-parts&quot;:[[2010]]},&quot;abstract&quot;:&quot;Background: How socio-demographic factors influence women's autonomy in decision making on health care including purchasing goods and visiting family and relatives are very poorly studied in Nepal. This study aims to explore the links between women's household position and their autonomy in decision making. Methods: We used Nepal Demographic Health Survey (NDHS) 2006, which provided data on ever married women aged 15-49 years (n = 8257). The data consists of women's four types of household decision making; own health care, making major household purchases, making purchase for daily household needs and visits to her family or relatives. A number of socio-demographic variables were used in multivariable logistic regression to examine the relationship of these variables to all four types of decision making. Results: Women's autonomy in decision making is positively associated with their age, employment and number of living children. Women from rural area and Terai region have less autonomy in decision making in all four types of outcome measure. There is a mixed variation in women's autonomy in the development region across all outcome measures. Western women are more likely to make decision in own health care (1.2-1.6), while they are less likely to purchase daily household needs (0.6-0.9). Women's increased education is positively associated with autonomy in own health care decision making (p &lt; 0.01), however their more schooling (SLC and above) shows non-significance with other outcome measures. Interestingly, rich women are less likely to have autonomy to make decision in own healthcare. Conclusions: Women from rural area and Terai region needs specific empowerment programme to enable them to be more autonomous in the household decision making. Women's autonomy by education, wealth quintile and development region needs a further social science investigation to observe the variations within each stratum. A more comprehensive strategy can enable women to access community resources, to challenge traditional norms and to access economic resources. This will lead the women to be more autonomous in decision making in the due course. © 2010 Acharya et al; licensee BioMed Central Ltd.&quot;,&quot;issue&quot;:&quot;1&quot;,&quot;volume&quot;:&quot;7&quot;},&quot;isTemporary&quot;:false}]},{&quot;citationID&quot;:&quot;MENDELEY_CITATION_005474b8-74d8-4426-b4c8-4604cc143e55&quot;,&quot;properties&quot;:{&quot;noteIndex&quot;:0},&quot;isEdited&quot;:false,&quot;manualOverride&quot;:{&quot;isManuallyOverridden&quot;:false,&quot;citeprocText&quot;:&quot;(Antabe et al., 2025)&quot;,&quot;manualOverrideText&quot;:&quot;&quot;},&quot;citationTag&quot;:&quot;MENDELEY_CITATION_v3_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&quot;,&quot;citationItems&quot;:[{&quot;id&quot;:&quot;091b2f2f-066c-3db7-91dd-aa4f160ebedc&quot;,&quot;itemData&quot;:{&quot;type&quot;:&quot;article-journal&quot;,&quot;id&quot;:&quot;091b2f2f-066c-3db7-91dd-aa4f160ebedc&quot;,&quot;title&quot;:&quot;Women's household decision-making autonomy and mental health outcomes in Mozambique&quot;,&quot;author&quot;:[{&quot;family&quot;:&quot;Antabe&quot;,&quot;given&quot;:&quot;Roger&quot;,&quot;parse-names&quot;:false,&quot;dropping-particle&quot;:&quot;&quot;,&quot;non-dropping-particle&quot;:&quot;&quot;},{&quot;family&quot;:&quot;Antabe&quot;,&quot;given&quot;:&quot;Gregory&quot;,&quot;parse-names&quot;:false,&quot;dropping-particle&quot;:&quot;&quot;,&quot;non-dropping-particle&quot;:&quot;&quot;},{&quot;family&quot;:&quot;Sano&quot;,&quot;given&quot;:&quot;Yujiro&quot;,&quot;parse-names&quot;:false,&quot;dropping-particle&quot;:&quot;&quot;,&quot;non-dropping-particle&quot;:&quot;&quot;},{&quot;family&quot;:&quot;Pienaah&quot;,&quot;given&quot;:&quot;Cornelius K.A.&quot;,&quot;parse-names&quot;:false,&quot;dropping-particle&quot;:&quot;&quot;,&quot;non-dropping-particle&quot;:&quot;&quot;}],&quot;container-title&quot;:&quot;Global Mental Health&quot;,&quot;DOI&quot;:&quot;10.1017/gmh.2025.29&quot;,&quot;ISSN&quot;:&quot;20544251&quot;,&quot;issued&quot;:{&quot;date-parts&quot;:[[2025,3,19]]},&quot;abstract&quot;:&quot;Studies point to the role of sociocultural and household power dynamics in women's risk of mental illnesses. Using the context of Mozambique, we examined the association between women's household decision-making autonomy with probable depression and reporting symptoms of anxiety. We used the 2022-2023 Mozambique Demographic and Health Survey and applied logistic regression analysis. Our findings indicate high prevalence rates of depression (10%) and anxiety (11%) among married women. We also find that married women with the highest forms of household autonomy who take decisions alone on their health care (OR = 0.43, 95% CI = 0.32, 0.59; OR = 0.52, 95% CI = 0.38, 0.70), on making large household purchases (OR = 0.43, 95% CI = 0.28, 0.64; OR = 0.52, 95% CI = 0.35, 0.76) and visiting family members or relatives (OR = 0.36, 95% CI = 0.25, 0.51; OR = 0.64, 95% CI = 0.46, 0.89) were all less likely to report propable depression and symptoms of anxiety, respectively. Additionally, higher household wealth and employment acted as protective assets against both depression and anxiety. We recommend working to remove the sociocultural barriers to women's autonomy while improving their socioeconomic status, such as income and employment opportunities, which will lead to a better mental health outcome and serve as an important pathway to increasing their autonomy.&quot;,&quot;publisher&quot;:&quot;Cambridge University Press&quot;,&quot;volume&quot;:&quot;12&quot;,&quot;container-title-short&quot;:&quot;&quot;},&quot;isTemporary&quot;:false}]},{&quot;citationID&quot;:&quot;MENDELEY_CITATION_9482a166-12b7-4e5b-8018-3c3721b59a9d&quot;,&quot;properties&quot;:{&quot;noteIndex&quot;:0},&quot;isEdited&quot;:false,&quot;manualOverride&quot;:{&quot;isManuallyOverridden&quot;:false,&quot;citeprocText&quot;:&quot;(Asmare et al., 2026)&quot;,&quot;manualOverrideText&quot;:&quot;&quot;},&quot;citationItems&quot;:[{&quot;id&quot;:&quot;dac0cf4f-10d0-3cb5-a766-c1909fe917b9&quot;,&quot;itemData&quot;:{&quot;type&quot;:&quot;article-journal&quot;,&quot;id&quot;:&quot;dac0cf4f-10d0-3cb5-a766-c1909fe917b9&quot;,&quot;title&quot;:&quot;Unveiling hidden heterogeneity and inequalities in the continuum of care for reproductive, maternal, and child health services in sub-Saharan Africa: A multilevel latent class analysis approach&quot;,&quot;author&quot;:[{&quot;family&quot;:&quot;Asmare&quot;,&quot;given&quot;:&quot;Abebew Aklog&quot;,&quot;parse-names&quot;:false,&quot;dropping-particle&quot;:&quot;&quot;,&quot;non-dropping-particle&quot;:&quot;&quot;},{&quot;family&quot;:&quot;Tegegne&quot;,&quot;given&quot;:&quot;Awoke Seyoum&quot;,&quot;parse-names&quot;:false,&quot;dropping-particle&quot;:&quot;&quot;,&quot;non-dropping-particle&quot;:&quot;&quot;},{&quot;family&quot;:&quot;Belay&quot;,&quot;given&quot;:&quot;Denekew Bitew&quot;,&quot;parse-names&quot;:false,&quot;dropping-particle&quot;:&quot;&quot;,&quot;non-dropping-particle&quot;:&quot;&quot;}],&quot;container-title&quot;:&quot;Global Epidemiology&quot;,&quot;container-title-short&quot;:&quot;Glob. Epidemiol.&quot;,&quot;DOI&quot;:&quot;10.1016/j.gloepi.2025.100237&quot;,&quot;ISSN&quot;:&quot;25901133&quot;,&quot;issued&quot;:{&quot;date-parts&quot;:[[2026,6,1]]},&quot;abstract&quot;:&quot;Improving reproductive, maternal, newborn, and child health (RMNCH) services is vital for achieving the Sustainable Development Goals (SDGs) for maternal and child survival. This study utilized multilevel latent class analysis (MLCA) on Demographic and Health Surveys (DHS) data from 29 sub-Saharan African (sSA) countries to identify RMNCH service utilization patterns, examine covariate effects, and assess coverage inequalities. Secondary data from the most recent DHS conducted in 29 sSA countries from 2015 to 2024 were used. MLCA was performed on 12 RMNCH service indicators to account for the hierarchical structure of the data. Summary inequality indicators were used to assess differences in posterior class membership for lower-level classes across wealth quintiles, maternal education, maternal occupation, and place of residence. Women's RMNCH service utilization was divided into two categories: optimal and suboptimal users, and two higher-level categories: high and low coverage. Higher maternal education, household wealth, media access, and early antenatal care were related to a higher likelihood of being in the optimal utilizer class. In contrast, rural location and a longer distance to health services were associated with a lower likelihood. Inequality indices revealed significant differences among optimal utilizers, particularly in terms of mother education and household wealth. Targeted interventions are urgently required to promote RMNCH service utilization in sSA by addressing persistent socioeconomic disparities, particularly among women with no education, lower incomes, and low access to health care.&quot;,&quot;publisher&quot;:&quot;Elsevier Inc.&quot;,&quot;volume&quot;:&quot;11&quot;},&quot;isTemporary&quot;:false}],&quot;citationTag&quot;:&quot;MENDELEY_CITATION_v3_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&quot;},{&quot;citationID&quot;:&quot;MENDELEY_CITATION_d3918f53-7df2-4be1-abe8-dc4821d0b095&quot;,&quot;properties&quot;:{&quot;noteIndex&quot;:0},&quot;isEdited&quot;:false,&quot;manualOverride&quot;:{&quot;isManuallyOverridden&quot;:false,&quot;citeprocText&quot;:&quot;(Mokwena &amp;#38; Makhozonke, 2024)&quot;,&quot;manualOverrideText&quot;:&quot;&quot;},&quot;citationItems&quot;:[{&quot;id&quot;:&quot;c0496238-5d4e-3e81-ad87-188ce58ac62e&quot;,&quot;itemData&quot;:{&quot;type&quot;:&quot;article-journal&quot;,&quot;id&quot;:&quot;c0496238-5d4e-3e81-ad87-188ce58ac62e&quot;,&quot;title&quot;:&quot;The prevalence of postnatal depression and associated factors among clinic attendees in Maseru, Lesotho&quot;,&quot;author&quot;:[{&quot;family&quot;:&quot;Mokwena&quot;,&quot;given&quot;:&quot;Kebogile Elizabeth&quot;,&quot;parse-names&quot;:false,&quot;dropping-particle&quot;:&quot;&quot;,&quot;non-dropping-particle&quot;:&quot;&quot;},{&quot;family&quot;:&quot;Makhozonke&quot;,&quot;given&quot;:&quot;Ntombizotwa&quot;,&quot;parse-names&quot;:false,&quot;dropping-particle&quot;:&quot;&quot;,&quot;non-dropping-particle&quot;:&quot;&quot;}],&quot;container-title&quot;:&quot;International Journal of Innovative Research and Scientific Studies&quot;,&quot;DOI&quot;:&quot;10.53894/ijirss.v7i2.2644&quot;,&quot;ISSN&quot;:&quot;26176548&quot;,&quot;issued&quot;:{&quot;date-parts&quot;:[[2024]]},&quot;page&quot;:&quot;398-408&quot;,&quot;abstract&quot;:&quot;The purpose of the study was to screen for postnatal depression (PND) symptoms among women attending primary health care (PHC) facilities within Maseru City Council in Lesotho. The Edinburg Postnatal Depression Scale (EPNDS) was used to screen for PND symptoms in a sample of 393 postnatal mothers, and a quantitative questionnaire was used to collect socio-demographic data. The Pearson chi-test of association was used to explore associations between socio-demographic variables and EPND scores (p&lt;0.05). The ages of the participants ranged from 17 to 40, with a mean of 27 years. Most were married (n = 310, 78.88%) and unemployed (n = 254, 64.63%), with high school as their highest level of education (n = 272, 69.21%). The majority (n = 312, 79.6%) had between 1 and 2 children. A third of the sample were HIV positive (n = 117, 29.77%). The prevalence of PND symptoms was 43%. Social support, financial support from the partner, relationships with the partner, knowledge of HIV status, and having experienced a severe financial crisis were significantly associated with PND symptoms. On multivariate logistic regression, only financial support from a partner and having experienced a severe financial crisis remained significantly associated with the development of PND (p = 0.05). Risk factors for PND are mostly socio-economic. The high prevalence of PND highlighted the need to integrate routine screening of mothers for PND, which will enable early diagnosis and treatment and thus contribute to the improvement of maternal and child well-being in the country.&quot;,&quot;publisher&quot;:&quot;Innovative Research Publishing&quot;,&quot;issue&quot;:&quot;2&quot;,&quot;volume&quot;:&quot;7&quot;,&quot;container-title-short&quot;:&quot;&quot;},&quot;isTemporary&quot;:false}],&quot;citationTag&quot;:&quot;MENDELEY_CITATION_v3_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&quot;},{&quot;citationID&quot;:&quot;MENDELEY_CITATION_00c1b456-ea1e-4560-aad6-896d1a70444c&quot;,&quot;properties&quot;:{&quot;noteIndex&quot;:0},&quot;isEdited&quot;:false,&quot;manualOverride&quot;:{&quot;isManuallyOverridden&quot;:false,&quot;citeprocText&quot;:&quot;(Moeti et al., 2022; Russell et al., 2021)&quot;,&quot;manualOverrideText&quot;:&quot;&quot;},&quot;citationItems&quot;:[{&quot;id&quot;:&quot;fd0fb65a-ef52-3529-a1fe-18445046a4d4&quot;,&quot;itemData&quot;:{&quot;type&quot;:&quot;article&quot;,&quot;id&quot;:&quot;fd0fb65a-ef52-3529-a1fe-18445046a4d4&quot;,&quot;title&quot;:&quot;Global pandemic perspectives: public health, mental health, and lessons for the future&quot;,&quot;author&quot;:[{&quot;family&quot;:&quot;Moeti&quot;,&quot;given&quot;:&quot;Matshidiso&quot;,&quot;parse-names&quot;:false,&quot;dropping-particle&quot;:&quot;&quot;,&quot;non-dropping-particle&quot;:&quot;&quot;},{&quot;family&quot;:&quot;Gao&quot;,&quot;given&quot;:&quot;George F.&quot;,&quot;parse-names&quot;:false,&quot;dropping-particle&quot;:&quot;&quot;,&quot;non-dropping-particle&quot;:&quot;&quot;},{&quot;family&quot;:&quot;Herrman&quot;,&quot;given&quot;:&quot;Helen&quot;,&quot;parse-names&quot;:false,&quot;dropping-particle&quot;:&quot;&quot;,&quot;non-dropping-particle&quot;:&quot;&quot;}],&quot;container-title&quot;:&quot;The Lancet&quot;,&quot;DOI&quot;:&quot;10.1016/S0140-6736(22)01328-9&quot;,&quot;ISSN&quot;:&quot;1474547X&quot;,&quot;PMID&quot;:&quot;35934013&quot;,&quot;issued&quot;:{&quot;date-parts&quot;:[[2022,8,27]]},&quot;page&quot;:&quot;e3-e7&quot;,&quot;publisher&quot;:&quot;Elsevier B.V.&quot;,&quot;issue&quot;:&quot;10353&quot;,&quot;volume&quot;:&quot;400&quot;,&quot;container-title-short&quot;:&quot;&quot;},&quot;isTemporary&quot;:false},{&quot;id&quot;:&quot;905b128e-b926-3cf1-afe3-4306944386e9&quot;,&quot;itemData&quot;:{&quot;type&quot;:&quot;article&quot;,&quot;id&quot;:&quot;905b128e-b926-3cf1-afe3-4306944386e9&quot;,&quot;title&quot;:&quot;Evaluating the cost-effectiveness of maternal pertussis immunization in low- and middle-income countries: A review of lessons learnt&quot;,&quot;author&quot;:[{&quot;family&quot;:&quot;Russell&quot;,&quot;given&quot;:&quot;Louise B.&quot;,&quot;parse-names&quot;:false,&quot;dropping-particle&quot;:&quot;&quot;,&quot;non-dropping-particle&quot;:&quot;&quot;},{&quot;family&quot;:&quot;Sobanjo-ter Meulen&quot;,&quot;given&quot;:&quot;Ajoke&quot;,&quot;parse-names&quot;:false,&quot;dropping-particle&quot;:&quot;&quot;,&quot;non-dropping-particle&quot;:&quot;&quot;},{&quot;family&quot;:&quot;Toscano&quot;,&quot;given&quot;:&quot;Cristiana M.&quot;,&quot;parse-names&quot;:false,&quot;dropping-particle&quot;:&quot;&quot;,&quot;non-dropping-particle&quot;:&quot;&quot;}],&quot;container-title&quot;:&quot;Vaccine&quot;,&quot;container-title-short&quot;:&quot;Vaccine&quot;,&quot;DOI&quot;:&quot;10.1016/j.vaccine.2020.10.054&quot;,&quot;ISSN&quot;:&quot;18732518&quot;,&quot;PMID&quot;:&quot;33303179&quot;,&quot;issued&quot;:{&quot;date-parts&quot;:[[2021,1,3]]},&quot;page&quot;:&quot;121-124&quot;,&quot;abstract&quot;:&quot;This issue of Vaccine is devoted to papers from a research project that developed two types of simulation models, static and dynamic transmission, to evaluate the cost-effectiveness of maternal immunization to prevent pertussis in infants in low- and middle-income countries (LMICs). The research was conducted by a multinational team of investigators and funded by the Bill &amp; Melinda Gates Foundation to gain an understanding of when and where maternal immunization might be a good public health investment for LMICs. Here we review the project's central lessons for vaccine policy and research. Models require a lot of data. As most LMICs lack good data, the models were built using pertussis disease burden data from Brazil, a middle-income country with three long-established, independent information systems (disease surveillance, hospitalization, and mortality), on the hypothesis that the disease process is similar across countries. Values for key parameters, particularly infant mortality, infant vaccine coverage, and costs of vaccination and treatment, were then varied to represent other LMICs. The results show that coverage levels of infant whole cell pertussis (wP) vaccine are key to the cost-effectiveness of maternal pertussis immunization. In settings where infant wP coverage is below the threshold thought necessary to eliminate pertussis in the population, 90–95%, maternal immunization is cost-effective, even cost-saving. By contrast, it is very expensive in countries capable of maintaining infant vaccination in or above the threshold range. The research also suggests that, while static models may serve to explore an intervention's cost-effectiveness initially, dynamic transmission models are essential for more accurate estimates. These findings can help guide policies toward maternal pertussis immunization, but also show that developing better data on neonatal pertussis mortality burden and infant vaccine coverage in LMICs, and on the duration of immunity of currently available pertussis vaccines, are key priorities to support better vaccine policy.&quot;,&quot;publisher&quot;:&quot;Elsevier Ltd&quot;,&quot;issue&quot;:&quot;1&quot;,&quot;volume&quot;:&quot;39&quot;},&quot;isTemporary&quot;:false}],&quot;citationTag&quot;:&quot;MENDELEY_CITATION_v3_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&quot;},{&quot;citationID&quot;:&quot;MENDELEY_CITATION_664cf5a8-f7f3-44dc-9106-fa5585c69d7e&quot;,&quot;properties&quot;:{&quot;noteIndex&quot;:0},&quot;isEdited&quot;:false,&quot;manualOverride&quot;:{&quot;isManuallyOverridden&quot;:false,&quot;citeprocText&quot;:&quot;(Bushu et al., 2025)&quot;,&quot;manualOverrideText&quot;:&quot;&quot;},&quot;citationItems&quot;:[{&quot;id&quot;:&quot;b49d8fa9-d571-3dfc-96cc-56337b12204b&quot;,&quot;itemData&quot;:{&quot;type&quot;:&quot;article-journal&quot;,&quot;id&quot;:&quot;b49d8fa9-d571-3dfc-96cc-56337b12204b&quot;,&quot;title&quot;:&quot;Caesarean section Robson classification, complications and lessons learned in a rural hospital in Walikale, North Kivu, Democratic Republic of Congo: a cross-sectional study&quot;,&quot;author&quot;:[{&quot;family&quot;:&quot;Bushu&quot;,&quot;given&quot;:&quot;Georges&quot;,&quot;parse-names&quot;:false,&quot;dropping-particle&quot;:&quot;&quot;,&quot;non-dropping-particle&quot;:&quot;&quot;},{&quot;family&quot;:&quot;Kambale&quot;,&quot;given&quot;:&quot;Christophe&quot;,&quot;parse-names&quot;:false,&quot;dropping-particle&quot;:&quot;&quot;,&quot;non-dropping-particle&quot;:&quot;&quot;},{&quot;family&quot;:&quot;Kikwabantu&quot;,&quot;given&quot;:&quot;Seraphin&quot;,&quot;parse-names&quot;:false,&quot;dropping-particle&quot;:&quot;&quot;,&quot;non-dropping-particle&quot;:&quot;&quot;},{&quot;family&quot;:&quot;Benedite&quot;,&quot;given&quot;:&quot;Faida Boelongo&quot;,&quot;parse-names&quot;:false,&quot;dropping-particle&quot;:&quot;&quot;,&quot;non-dropping-particle&quot;:&quot;&quot;},{&quot;family&quot;:&quot;Weber&quot;,&quot;given&quot;:&quot;Wolfgang&quot;,&quot;parse-names&quot;:false,&quot;dropping-particle&quot;:&quot;&quot;,&quot;non-dropping-particle&quot;:&quot;&quot;},{&quot;family&quot;:&quot;Black&quot;,&quot;given&quot;:&quot;Benjamin O.&quot;,&quot;parse-names&quot;:false,&quot;dropping-particle&quot;:&quot;&quot;,&quot;non-dropping-particle&quot;:&quot;&quot;},{&quot;family&quot;:&quot;Verschueren&quot;,&quot;given&quot;:&quot;Kim J.C.&quot;,&quot;parse-names&quot;:false,&quot;dropping-particle&quot;:&quot;&quot;,&quot;non-dropping-particle&quot;:&quot;&quot;}],&quot;container-title&quot;:&quot;AJOG Global Reports&quot;,&quot;DOI&quot;:&quot;10.1016/j.xagr.2025.100586&quot;,&quot;ISSN&quot;:&quot;26665778&quot;,&quot;issued&quot;:{&quot;date-parts&quot;:[[2025,2]]},&quot;page&quot;:&quot;100586&quot;,&quot;publisher&quot;:&quot;Elsevier BV&quot;,&quot;container-title-short&quot;:&quot;&quot;},&quot;isTemporary&quot;:false}],&quot;citationTag&quot;:&quot;MENDELEY_CITATION_v3_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&quot;},{&quot;citationID&quot;:&quot;MENDELEY_CITATION_9141d718-040f-4de1-b3b6-908d2e44497e&quot;,&quot;properties&quot;:{&quot;noteIndex&quot;:0},&quot;isEdited&quot;:false,&quot;manualOverride&quot;:{&quot;isManuallyOverridden&quot;:false,&quot;citeprocText&quot;:&quot;(Boakye et al., 2025)&quot;,&quot;manualOverrideText&quot;:&quot;&quot;},&quot;citationItems&quot;:[{&quot;id&quot;:&quot;903a0d41-b7ec-3d95-b488-fa44d8e6d1c7&quot;,&quot;itemData&quot;:{&quot;type&quot;:&quot;article-journal&quot;,&quot;id&quot;:&quot;903a0d41-b7ec-3d95-b488-fa44d8e6d1c7&quot;,&quot;title&quot;:&quot;Maternal mental health improvement in ghana: role of green spaces exposure&quot;,&quot;author&quot;:[{&quot;family&quot;:&quot;Boakye&quot;,&quot;given&quot;:&quot;Sylvester Kumi&quot;,&quot;parse-names&quot;:false,&quot;dropping-particle&quot;:&quot;&quot;,&quot;non-dropping-particle&quot;:&quot;&quot;},{&quot;family&quot;:&quot;Danquah&quot;,&quot;given&quot;:&quot;Leslie&quot;,&quot;parse-names&quot;:false,&quot;dropping-particle&quot;:&quot;&quot;,&quot;non-dropping-particle&quot;:&quot;&quot;},{&quot;family&quot;:&quot;Antwi&quot;,&quot;given&quot;:&quot;Mary&quot;,&quot;parse-names&quot;:false,&quot;dropping-particle&quot;:&quot;&quot;,&quot;non-dropping-particle&quot;:&quot;&quot;}],&quot;container-title&quot;:&quot;BMC Women's Health&quot;,&quot;container-title-short&quot;:&quot;BMC Womens Health&quot;,&quot;DOI&quot;:&quot;10.1186/s12905-025-03886-x&quot;,&quot;ISSN&quot;:&quot;14726874&quot;,&quot;issued&quot;:{&quot;date-parts&quot;:[[2025,12,1]]},&quot;abstract&quot;:&quot;Background: Green space exposure has been demonstrated to influence human physical and psychosocial health. We explored the relationship between self-reported green space exposure and maternal perceived stress, anxiety and depression. Methods: We interviewed 420 mothers using a hospital-based cross-sectional study design. We assessed maternal stress, anxiety and depression levels. Maternal self-reported green space exposure characteristics were identified using an interviewer-administered questionnaire. Multiple regression was used to identify the nature of relationships. Results: Higher perceived stress, anxiety, and depression were observed in 58.1%, 42.5%, and 58.9% of respondents, respectively. Perceived stress was significantly associated with maternal utilization of green spaces for leisure activities and physical exercise (β = -0.118, 95% CI [-0.118, 0.025]). Mothers’ belief that spending time in green spaces positively impacts one’s overall well-being was significantly associated with maternal anxiety (β = 0.117, 95% CI [0.049, 0.491]) and depression (β = 0.164, 95% CI [0.205, 0.769]). Conclusions: Our study findings suggest that green space exposure has the potential to attenuate stress, anxiety and depression among mothers. Policies relating to the establishment of green spaces and the maternal utilization of green spaces should be encouraged. Further studies should explore maternal health green space relationships using objective green space measurement.&quot;,&quot;publisher&quot;:&quot;BioMed Central Ltd&quot;,&quot;issue&quot;:&quot;1&quot;,&quot;volume&quot;:&quot;25&quot;},&quot;isTemporary&quot;:false}],&quot;citationTag&quot;:&quot;MENDELEY_CITATION_v3_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&quot;},{&quot;citationID&quot;:&quot;MENDELEY_CITATION_2d771bda-b6b8-4823-9cc6-7c07022e3fc1&quot;,&quot;properties&quot;:{&quot;noteIndex&quot;:0},&quot;isEdited&quot;:false,&quot;manualOverride&quot;:{&quot;isManuallyOverridden&quot;:false,&quot;citeprocText&quot;:&quot;(Quenby et al., 2021)&quot;,&quot;manualOverrideText&quot;:&quot;&quot;},&quot;citationItems&quot;:[{&quot;id&quot;:&quot;00782c10-ea12-3935-a876-40917137a761&quot;,&quot;itemData&quot;:{&quot;type&quot;:&quot;article&quot;,&quot;id&quot;:&quot;00782c10-ea12-3935-a876-40917137a761&quot;,&quot;title&quot;:&quot;Miscarriage matters: the epidemiological, physical, psychological, and economic costs of early pregnancy loss&quot;,&quot;author&quot;:[{&quot;family&quot;:&quot;Quenby&quot;,&quot;given&quot;:&quot;Siobhan&quot;,&quot;parse-names&quot;:false,&quot;dropping-particle&quot;:&quot;&quot;,&quot;non-dropping-particle&quot;:&quot;&quot;},{&quot;family&quot;:&quot;Gallos&quot;,&quot;given&quot;:&quot;Ioannis D.&quot;,&quot;parse-names&quot;:false,&quot;dropping-particle&quot;:&quot;&quot;,&quot;non-dropping-particle&quot;:&quot;&quot;},{&quot;family&quot;:&quot;Dhillon-Smith&quot;,&quot;given&quot;:&quot;Rima K.&quot;,&quot;parse-names&quot;:false,&quot;dropping-particle&quot;:&quot;&quot;,&quot;non-dropping-particle&quot;:&quot;&quot;},{&quot;family&quot;:&quot;Podesek&quot;,&quot;given&quot;:&quot;Marcelina&quot;,&quot;parse-names&quot;:false,&quot;dropping-particle&quot;:&quot;&quot;,&quot;non-dropping-particle&quot;:&quot;&quot;},{&quot;family&quot;:&quot;Stephenson&quot;,&quot;given&quot;:&quot;Mary D.&quot;,&quot;parse-names&quot;:false,&quot;dropping-particle&quot;:&quot;&quot;,&quot;non-dropping-particle&quot;:&quot;&quot;},{&quot;family&quot;:&quot;Fisher&quot;,&quot;given&quot;:&quot;Joanne&quot;,&quot;parse-names&quot;:false,&quot;dropping-particle&quot;:&quot;&quot;,&quot;non-dropping-particle&quot;:&quot;&quot;},{&quot;family&quot;:&quot;Brosens&quot;,&quot;given&quot;:&quot;Jan J.&quot;,&quot;parse-names&quot;:false,&quot;dropping-particle&quot;:&quot;&quot;,&quot;non-dropping-particle&quot;:&quot;&quot;},{&quot;family&quot;:&quot;Brewin&quot;,&quot;given&quot;:&quot;Jane&quot;,&quot;parse-names&quot;:false,&quot;dropping-particle&quot;:&quot;&quot;,&quot;non-dropping-particle&quot;:&quot;&quot;},{&quot;family&quot;:&quot;Ramhorst&quot;,&quot;given&quot;:&quot;Rosanna&quot;,&quot;parse-names&quot;:false,&quot;dropping-particle&quot;:&quot;&quot;,&quot;non-dropping-particle&quot;:&quot;&quot;},{&quot;family&quot;:&quot;Lucas&quot;,&quot;given&quot;:&quot;Emma S.&quot;,&quot;parse-names&quot;:false,&quot;dropping-particle&quot;:&quot;&quot;,&quot;non-dropping-particle&quot;:&quot;&quot;},{&quot;family&quot;:&quot;McCoy&quot;,&quot;given&quot;:&quot;Rajiv C.&quot;,&quot;parse-names&quot;:false,&quot;dropping-particle&quot;:&quot;&quot;,&quot;non-dropping-particle&quot;:&quot;&quot;},{&quot;family&quot;:&quot;Anderson&quot;,&quot;given&quot;:&quot;Robert&quot;,&quot;parse-names&quot;:false,&quot;dropping-particle&quot;:&quot;&quot;,&quot;non-dropping-particle&quot;:&quot;&quot;},{&quot;family&quot;:&quot;Daher&quot;,&quot;given&quot;:&quot;Shahd&quot;,&quot;parse-names&quot;:false,&quot;dropping-particle&quot;:&quot;&quot;,&quot;non-dropping-particle&quot;:&quot;&quot;},{&quot;family&quot;:&quot;Regan&quot;,&quot;given&quot;:&quot;Lesley&quot;,&quot;parse-names&quot;:false,&quot;dropping-particle&quot;:&quot;&quot;,&quot;non-dropping-particle&quot;:&quot;&quot;},{&quot;family&quot;:&quot;Al-Memar&quot;,&quot;given&quot;:&quot;Maya&quot;,&quot;parse-names&quot;:false,&quot;dropping-particle&quot;:&quot;&quot;,&quot;non-dropping-particle&quot;:&quot;&quot;},{&quot;family&quot;:&quot;Bourne&quot;,&quot;given&quot;:&quot;Tom&quot;,&quot;parse-names&quot;:false,&quot;dropping-particle&quot;:&quot;&quot;,&quot;non-dropping-particle&quot;:&quot;&quot;},{&quot;family&quot;:&quot;MacIntyre&quot;,&quot;given&quot;:&quot;David A.&quot;,&quot;parse-names&quot;:false,&quot;dropping-particle&quot;:&quot;&quot;,&quot;non-dropping-particle&quot;:&quot;&quot;},{&quot;family&quot;:&quot;Rai&quot;,&quot;given&quot;:&quot;Raj&quot;,&quot;parse-names&quot;:false,&quot;dropping-particle&quot;:&quot;&quot;,&quot;non-dropping-particle&quot;:&quot;&quot;},{&quot;family&quot;:&quot;Christiansen&quot;,&quot;given&quot;:&quot;Ole B.&quot;,&quot;parse-names&quot;:false,&quot;dropping-particle&quot;:&quot;&quot;,&quot;non-dropping-particle&quot;:&quot;&quot;},{&quot;family&quot;:&quot;Sugiura-Ogasawara&quot;,&quot;given&quot;:&quot;Mayumi&quot;,&quot;parse-names&quot;:false,&quot;dropping-particle&quot;:&quot;&quot;,&quot;non-dropping-particle&quot;:&quot;&quot;},{&quot;family&quot;:&quot;Odendaal&quot;,&quot;given&quot;:&quot;Joshua&quot;,&quot;parse-names&quot;:false,&quot;dropping-particle&quot;:&quot;&quot;,&quot;non-dropping-particle&quot;:&quot;&quot;},{&quot;family&quot;:&quot;Devall&quot;,&quot;given&quot;:&quot;Adam J.&quot;,&quot;parse-names&quot;:false,&quot;dropping-particle&quot;:&quot;&quot;,&quot;non-dropping-particle&quot;:&quot;&quot;},{&quot;family&quot;:&quot;Bennett&quot;,&quot;given&quot;:&quot;Phillip R.&quot;,&quot;parse-names&quot;:false,&quot;dropping-particle&quot;:&quot;&quot;,&quot;non-dropping-particle&quot;:&quot;&quot;},{&quot;family&quot;:&quot;Petrou&quot;,&quot;given&quot;:&quot;Stavros&quot;,&quot;parse-names&quot;:false,&quot;dropping-particle&quot;:&quot;&quot;,&quot;non-dropping-particle&quot;:&quot;&quot;},{&quot;family&quot;:&quot;Coomarasamy&quot;,&quot;given&quot;:&quot;Arri&quot;,&quot;parse-names&quot;:false,&quot;dropping-particle&quot;:&quot;&quot;,&quot;non-dropping-particle&quot;:&quot;&quot;}],&quot;container-title&quot;:&quot;The Lancet&quot;,&quot;DOI&quot;:&quot;10.1016/S0140-6736(21)00682-6&quot;,&quot;ISSN&quot;:&quot;1474547X&quot;,&quot;PMID&quot;:&quot;33915094&quot;,&quot;issued&quot;:{&quot;date-parts&quot;:[[2021,5,1]]},&quot;page&quot;:&quot;1658-1667&quot;,&quot;abstract&quot;:&quot;Miscarriage is generally defined as the loss of a pregnancy before viability. An estimated 23 million miscarriages occur every year worldwide, translating to 44 pregnancy losses each minute. The pooled risk of miscarriage is 15·3% (95% CI 12·5–18·7%) of all recognised pregnancies. The population prevalence of women who have had one miscarriage is 10·8% (10·3–11·4%), two miscarriages is 1·9% (1·8–2·1%), and three or more miscarriages is 0·7% (0·5–0·8%). Risk factors for miscarriage include very young or older female age (younger than 20 years and older than 35 years), older male age (older than 40 years), very low or very high body-mass index, Black ethnicity, previous miscarriages, smoking, alcohol, stress, working night shifts, air pollution, and exposure to pesticides. The consequences of miscarriage are both physical, such as bleeding or infection, and psychological. Psychological consequences include increases in the risk of anxiety, depression, post-traumatic stress disorder, and suicide. Miscarriage, and especially recurrent miscarriage, is also a sentinel risk marker for obstetric complications, including preterm birth, fetal growth restriction, placental abruption, and stillbirth in future pregnancies, and a predictor of longer-term health problems, such as cardiovascular disease and venous thromboembolism. The costs of miscarriage affect individuals, health-care systems, and society. The short-term national economic cost of miscarriage is estimated to be £471 million per year in the UK. As recurrent miscarriage is a sentinel marker for various obstetric risks in future pregnancies, women should receive care in preconception and obstetric clinics specialising in patients at high risk. As psychological morbidity is common after pregnancy loss, effective screening instruments and treatment options for mental health consequences of miscarriage need to be available. We recommend that miscarriage data are gathered and reported to facilitate comparison of rates among countries, to accelerate research, and to improve patient care and policy development.&quot;,&quot;publisher&quot;:&quot;Elsevier B.V.&quot;,&quot;issue&quot;:&quot;10285&quot;,&quot;volume&quot;:&quot;397&quot;,&quot;container-title-short&quot;:&quot;&quot;},&quot;isTemporary&quot;:false}],&quot;citationTag&quot;:&quot;MENDELEY_CITATION_v3_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&quot;},{&quot;citationID&quot;:&quot;MENDELEY_CITATION_61801386-6605-4e97-ab89-6e5f1cffddbc&quot;,&quot;properties&quot;:{&quot;noteIndex&quot;:0},&quot;isEdited&quot;:false,&quot;manualOverride&quot;:{&quot;isManuallyOverridden&quot;:false,&quot;citeprocText&quot;:&quot;(Alkema et al., 2016)&quot;,&quot;manualOverrideText&quot;:&quot;&quot;},&quot;citationItems&quot;:[{&quot;id&quot;:&quot;e88fbeff-ddec-3a02-89dc-0baee2674d46&quot;,&quot;itemData&quot;:{&quot;type&quot;:&quot;article-journal&quot;,&quot;id&quot;:&quot;e88fbeff-ddec-3a02-89dc-0baee2674d46&quot;,&quot;title&quot;:&quot;Global, regional, and national levels and trends in maternal mortality between 1990 and 2015, with scenario-based projections to 2030: A systematic analysis by the un Maternal Mortality Estimation Inter-Agency Group&quot;,&quot;author&quot;:[{&quot;family&quot;:&quot;Alkema&quot;,&quot;given&quot;:&quot;Leontine&quot;,&quot;parse-names&quot;:false,&quot;dropping-particle&quot;:&quot;&quot;,&quot;non-dropping-particle&quot;:&quot;&quot;},{&quot;family&quot;:&quot;Chou&quot;,&quot;given&quot;:&quot;Doris&quot;,&quot;parse-names&quot;:false,&quot;dropping-particle&quot;:&quot;&quot;,&quot;non-dropping-particle&quot;:&quot;&quot;},{&quot;family&quot;:&quot;Hogan&quot;,&quot;given&quot;:&quot;Daniel&quot;,&quot;parse-names&quot;:false,&quot;dropping-particle&quot;:&quot;&quot;,&quot;non-dropping-particle&quot;:&quot;&quot;},{&quot;family&quot;:&quot;Zhang&quot;,&quot;given&quot;:&quot;Sanqian&quot;,&quot;parse-names&quot;:false,&quot;dropping-particle&quot;:&quot;&quot;,&quot;non-dropping-particle&quot;:&quot;&quot;},{&quot;family&quot;:&quot;Moller&quot;,&quot;given&quot;:&quot;Ann Beth&quot;,&quot;parse-names&quot;:false,&quot;dropping-particle&quot;:&quot;&quot;,&quot;non-dropping-particle&quot;:&quot;&quot;},{&quot;family&quot;:&quot;Gemmill&quot;,&quot;given&quot;:&quot;Alison&quot;,&quot;parse-names&quot;:false,&quot;dropping-particle&quot;:&quot;&quot;,&quot;non-dropping-particle&quot;:&quot;&quot;},{&quot;family&quot;:&quot;Fat&quot;,&quot;given&quot;:&quot;Doris Ma&quot;,&quot;parse-names&quot;:false,&quot;dropping-particle&quot;:&quot;&quot;,&quot;non-dropping-particle&quot;:&quot;&quot;},{&quot;family&quot;:&quot;Boerma&quot;,&quot;given&quot;:&quot;Ties&quot;,&quot;parse-names&quot;:false,&quot;dropping-particle&quot;:&quot;&quot;,&quot;non-dropping-particle&quot;:&quot;&quot;},{&quot;family&quot;:&quot;Temmerman&quot;,&quot;given&quot;:&quot;Marleen&quot;,&quot;parse-names&quot;:false,&quot;dropping-particle&quot;:&quot;&quot;,&quot;non-dropping-particle&quot;:&quot;&quot;},{&quot;family&quot;:&quot;Mathers&quot;,&quot;given&quot;:&quot;Colin&quot;,&quot;parse-names&quot;:false,&quot;dropping-particle&quot;:&quot;&quot;,&quot;non-dropping-particle&quot;:&quot;&quot;},{&quot;family&quot;:&quot;Say&quot;,&quot;given&quot;:&quot;Lale&quot;,&quot;parse-names&quot;:false,&quot;dropping-particle&quot;:&quot;&quot;,&quot;non-dropping-particle&quot;:&quot;&quot;}],&quot;container-title&quot;:&quot;The Lancet&quot;,&quot;DOI&quot;:&quot;10.1016/S0140-6736(15)00838-7&quot;,&quot;ISSN&quot;:&quot;1474547X&quot;,&quot;PMID&quot;:&quot;26584737&quot;,&quot;issued&quot;:{&quot;date-parts&quot;:[[2016,1,30]]},&quot;page&quot;:&quot;462-474&quot;,&quot;abstract&quot;:&quot;Background Millennium Development Goal 5 calls for a 75% reduction in the maternal mortality ratio (MMR) between 1990 and 2015. We estimated levels and trends in maternal mortality for 183 countries to assess progress made. Based on MMR estimates for 2015, we constructed projections to show the requirements for the Sustainable Development Goal (SDG) of less than 70 maternal deaths per 100 000 livebirths globally by 2030. Methods We updated the UN Maternal Mortality Estimation Inter-Agency Group (MMEIG) database with more than 200 additional records (vital statistics from civil registration systems, surveys, studies, or reports). We generated estimates of maternal mortality and related indicators with 80% uncertainty intervals (UIs) using a Bayesian model. The model combines the rate of change implied by a multilevel regression model with a time-series model to capture data-driven changes in country-specific MMRs, and includes a data model to adjust for systematic and random errors associated with different data sources. Results We had data for 171 of 183 countries. The global MMR fell from 385 deaths per 100 000 livebirths (80% UI 359-427) in 1990, to 216 (207-249) in 2015, corresponding to a relative decline of 43·9% (34·0-48·7), with 303 000 (291 000-349 000) maternal deaths worldwide in 2015. Regional progress in reducing the MMR since 1990 ranged from an annual rate of reduction of 1·8% (0·0-3·1) in the Caribbean to 5·0% (4·0-6·0) in eastern Asia. Regional MMRs for 2015 ranged from 12 deaths per 100 000 livebirths (11-14) for high-income regions to 546 (511-652) for sub-Saharan Africa. Accelerated progress will be needed to achieve the SDG goal; countries will need to reduce their MMRs at an annual rate of reduction of at least 7·5%. Interpretation Despite global progress in reducing maternal mortality, immediate action is needed to meet the ambitious SDG 2030 target, and ultimately eliminate preventable maternal mortality. Although the rates of reduction that are needed to achieve country-specific SDG targets are ambitious for most high mortality countries, countries that made a concerted effort to reduce maternal mortality between 2000 and 2010 provide inspiration and guidance on how to accomplish the acceleration necessary to substantially reduce preventable maternal deaths. Funding National University of Singapore, National Institute of Child Health and Human Development, USAID, and the UNDP/UNFPA/UNICEF/WHO/World Bank Special Programme of Research, Development and Research Training in Human Reproduction.&quot;,&quot;publisher&quot;:&quot;Lancet Publishing Group&quot;,&quot;issue&quot;:&quot;10017&quot;,&quot;volume&quot;:&quot;387&quot;,&quot;container-title-short&quot;:&quot;&quot;},&quot;isTemporary&quot;:false}],&quot;citationTag&quot;:&quot;MENDELEY_CITATION_v3_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&quot;},{&quot;citationID&quot;:&quot;MENDELEY_CITATION_9108e21e-ce1a-48b9-a8a9-8ea261052503&quot;,&quot;properties&quot;:{&quot;noteIndex&quot;:0},&quot;isEdited&quot;:false,&quot;manualOverride&quot;:{&quot;isManuallyOverridden&quot;:false,&quot;citeprocText&quot;:&quot;(Miller et al., 2016)&quot;,&quot;manualOverrideText&quot;:&quot;&quot;},&quot;citationItems&quot;:[{&quot;id&quot;:&quot;f7c920c2-bc33-38e5-aa5c-52395522902f&quot;,&quot;itemData&quot;:{&quot;type&quot;:&quot;article&quot;,&quot;id&quot;:&quot;f7c920c2-bc33-38e5-aa5c-52395522902f&quot;,&quot;title&quot;:&quot;Beyond too little, too late and too much, too soon: a pathway towards evidence-based, respectful maternity care worldwide&quot;,&quot;author&quot;:[{&quot;family&quot;:&quot;Miller&quot;,&quot;given&quot;:&quot;Suellen&quot;,&quot;parse-names&quot;:false,&quot;dropping-particle&quot;:&quot;&quot;,&quot;non-dropping-particle&quot;:&quot;&quot;},{&quot;family&quot;:&quot;Abalos&quot;,&quot;given&quot;:&quot;Edgardo&quot;,&quot;parse-names&quot;:false,&quot;dropping-particle&quot;:&quot;&quot;,&quot;non-dropping-particle&quot;:&quot;&quot;},{&quot;family&quot;:&quot;Chamillard&quot;,&quot;given&quot;:&quot;Monica&quot;,&quot;parse-names&quot;:false,&quot;dropping-particle&quot;:&quot;&quot;,&quot;non-dropping-particle&quot;:&quot;&quot;},{&quot;family&quot;:&quot;Ciapponi&quot;,&quot;given&quot;:&quot;Agustin&quot;,&quot;parse-names&quot;:false,&quot;dropping-particle&quot;:&quot;&quot;,&quot;non-dropping-particle&quot;:&quot;&quot;},{&quot;family&quot;:&quot;Colaci&quot;,&quot;given&quot;:&quot;Daniela&quot;,&quot;parse-names&quot;:false,&quot;dropping-particle&quot;:&quot;&quot;,&quot;non-dropping-particle&quot;:&quot;&quot;},{&quot;family&quot;:&quot;Comandé&quot;,&quot;given&quot;:&quot;Daniel&quot;,&quot;parse-names&quot;:false,&quot;dropping-particle&quot;:&quot;&quot;,&quot;non-dropping-particle&quot;:&quot;&quot;},{&quot;family&quot;:&quot;Diaz&quot;,&quot;given&quot;:&quot;Virginia&quot;,&quot;parse-names&quot;:false,&quot;dropping-particle&quot;:&quot;&quot;,&quot;non-dropping-particle&quot;:&quot;&quot;},{&quot;family&quot;:&quot;Geller&quot;,&quot;given&quot;:&quot;Stacie&quot;,&quot;parse-names&quot;:false,&quot;dropping-particle&quot;:&quot;&quot;,&quot;non-dropping-particle&quot;:&quot;&quot;},{&quot;family&quot;:&quot;Hanson&quot;,&quot;given&quot;:&quot;Claudia&quot;,&quot;parse-names&quot;:false,&quot;dropping-particle&quot;:&quot;&quot;,&quot;non-dropping-particle&quot;:&quot;&quot;},{&quot;family&quot;:&quot;Langer&quot;,&quot;given&quot;:&quot;Ana&quot;,&quot;parse-names&quot;:false,&quot;dropping-particle&quot;:&quot;&quot;,&quot;non-dropping-particle&quot;:&quot;&quot;},{&quot;family&quot;:&quot;Manuelli&quot;,&quot;given&quot;:&quot;Victoria&quot;,&quot;parse-names&quot;:false,&quot;dropping-particle&quot;:&quot;&quot;,&quot;non-dropping-particle&quot;:&quot;&quot;},{&quot;family&quot;:&quot;Millar&quot;,&quot;given&quot;:&quot;Kathryn&quot;,&quot;parse-names&quot;:false,&quot;dropping-particle&quot;:&quot;&quot;,&quot;non-dropping-particle&quot;:&quot;&quot;},{&quot;family&quot;:&quot;Morhason-Bello&quot;,&quot;given&quot;:&quot;Imran&quot;,&quot;parse-names&quot;:false,&quot;dropping-particle&quot;:&quot;&quot;,&quot;non-dropping-particle&quot;:&quot;&quot;},{&quot;family&quot;:&quot;Castro&quot;,&quot;given&quot;:&quot;Cynthia Pileggi&quot;,&quot;parse-names&quot;:false,&quot;dropping-particle&quot;:&quot;&quot;,&quot;non-dropping-particle&quot;:&quot;&quot;},{&quot;family&quot;:&quot;Pileggi&quot;,&quot;given&quot;:&quot;Vicky Nogueira&quot;,&quot;parse-names&quot;:false,&quot;dropping-particle&quot;:&quot;&quot;,&quot;non-dropping-particle&quot;:&quot;&quot;},{&quot;family&quot;:&quot;Robinson&quot;,&quot;given&quot;:&quot;Nuriya&quot;,&quot;parse-names&quot;:false,&quot;dropping-particle&quot;:&quot;&quot;,&quot;non-dropping-particle&quot;:&quot;&quot;},{&quot;family&quot;:&quot;Skaer&quot;,&quot;given&quot;:&quot;Michelle&quot;,&quot;parse-names&quot;:false,&quot;dropping-particle&quot;:&quot;&quot;,&quot;non-dropping-particle&quot;:&quot;&quot;},{&quot;family&quot;:&quot;Souza&quot;,&quot;given&quot;:&quot;João Paulo&quot;,&quot;parse-names&quot;:false,&quot;dropping-particle&quot;:&quot;&quot;,&quot;non-dropping-particle&quot;:&quot;&quot;},{&quot;family&quot;:&quot;Vogel&quot;,&quot;given&quot;:&quot;Joshua P.&quot;,&quot;parse-names&quot;:false,&quot;dropping-particle&quot;:&quot;&quot;,&quot;non-dropping-particle&quot;:&quot;&quot;},{&quot;family&quot;:&quot;Althabe&quot;,&quot;given&quot;:&quot;Fernando&quot;,&quot;parse-names&quot;:false,&quot;dropping-particle&quot;:&quot;&quot;,&quot;non-dropping-particle&quot;:&quot;&quot;}],&quot;container-title&quot;:&quot;The Lancet&quot;,&quot;DOI&quot;:&quot;10.1016/S0140-6736(16)31472-6&quot;,&quot;ISSN&quot;:&quot;1474547X&quot;,&quot;PMID&quot;:&quot;27642019&quot;,&quot;issued&quot;:{&quot;date-parts&quot;:[[2016,10,29]]},&quot;page&quot;:&quot;2176-2192&quot;,&quot;abstract&quot;:&quot;On the continuum of maternal health care, two extreme situations exist: too little, too late (TLTL) and too much, too soon (TMTS). TLTL describes care with inadequate resources, below evidence-based standards, or care withheld or unavailable until too late to help. TLTL is an underlying problem associated with high maternal mortality and morbidity. TMTS describes the routine over-medicalisation of normal pregnancy and birth. TMTS includes unnecessary use of non-evidence-based interventions, as well as use of interventions that can be life saving when used appropriately, but harmful when applied routinely or overused. As facility births increase, so does the recognition that TMTS causes harm and increases health costs, and often concentrates disrespect and abuse. Although TMTS is typically ascribed to high-income countries and TLTL to low-income and middle-income ones, social and health inequities mean these extremes coexist in many countries. A global approach to quality and equitable maternal health, supporting the implementation of respectful, evidence-based care for all, is urgently needed. We present a systematic review of evidence-based clinical practice guidelines for routine antenatal, intrapartum, and postnatal care, categorising them as recommended, recommended only for clinical indications, and not recommended. We also present prevalence data from middle-income countries for specific clinical practices, which demonstrate TLTL and increasing TMTS. Health-care providers and health systems need to ensure that all women receive high-quality, evidence-based, equitable and respectful care. The right amount of care needs to be offered at the right time, and delivered in a manner that respects, protects, and promotes human rights.&quot;,&quot;publisher&quot;:&quot;Lancet Publishing Group&quot;,&quot;issue&quot;:&quot;10056&quot;,&quot;volume&quot;:&quot;388&quot;,&quot;container-title-short&quot;:&quot;&quot;},&quot;isTemporary&quot;:false}],&quot;citationTag&quot;:&quot;MENDELEY_CITATION_v3_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&quot;},{&quot;citationID&quot;:&quot;MENDELEY_CITATION_8b3a9c38-51be-4b76-b02e-6068f5e62b42&quot;,&quot;properties&quot;:{&quot;noteIndex&quot;:0},&quot;isEdited&quot;:false,&quot;manualOverride&quot;:{&quot;isManuallyOverridden&quot;:false,&quot;citeprocText&quot;:&quot;(Ostovar et al., 2025)&quot;,&quot;manualOverrideText&quot;:&quot;&quot;},&quot;citationItems&quot;:[{&quot;id&quot;:&quot;68596e0a-ea19-3a6c-84c3-9318d02e1680&quot;,&quot;itemData&quot;:{&quot;type&quot;:&quot;article-journal&quot;,&quot;id&quot;:&quot;68596e0a-ea19-3a6c-84c3-9318d02e1680&quot;,&quot;title&quot;:&quot;Determinants of Design with Multilayer Perceptron Neural Networks: A Comparison with Logistic Regression&quot;,&quot;author&quot;:[{&quot;family&quot;:&quot;Ostovar&quot;,&quot;given&quot;:&quot;Amirhossein&quot;,&quot;parse-names&quot;:false,&quot;dropping-particle&quot;:&quot;&quot;,&quot;non-dropping-particle&quot;:&quot;&quot;},{&quot;family&quot;:&quot;Davari&quot;,&quot;given&quot;:&quot;Danial Davani&quot;,&quot;parse-names&quot;:false,&quot;dropping-particle&quot;:&quot;&quot;,&quot;non-dropping-particle&quot;:&quot;&quot;},{&quot;family&quot;:&quot;Dzikuć&quot;,&quot;given&quot;:&quot;Maciej&quot;,&quot;parse-names&quot;:false,&quot;dropping-particle&quot;:&quot;&quot;,&quot;non-dropping-particle&quot;:&quot;&quot;}],&quot;container-title&quot;:&quot;Sustainability (Switzerland)&quot;,&quot;DOI&quot;:&quot;10.3390/su17062611&quot;,&quot;ISSN&quot;:&quot;20711050&quot;,&quot;issued&quot;:{&quot;date-parts&quot;:[[2025,3,1]]},&quot;abstract&quot;:&quot;This research focuses on harnessing artificial neural networks (ANNs) to enhance the design of steel structures. The design process encompasses various stages, including defining the building’s geometry, estimating loads, selecting an appropriate structural system, sizing components, and creating detailed plans. Optimizing the weight of these structures is vital for reducing costs, improving efficiency, and minimizing environmental impact. This study specifically investigates multilayer perceptron (MLP) neural networks to optimize steel structure design. It evaluates different ANN configurations with varying numbers of hidden layers and neurons to find the most effective arrangement. Additionally, the performance of MLP networks is compared to that of logistic regression. The results demonstrate that MLP networks deliver superior accuracy in optimizing the design of steel structures compared to logistic regression. The process of designing steel structures at an early stage can reduce the consumption of energy and raw materials before the production of the structures themselves begins. This is important from an economic point of view because some costs can be reduced during the design process. When designing steel structures, it is also possible to take into account changing conditions, such as the growing share of renewable energy sources in the total energy balance in many countries.&quot;,&quot;publisher&quot;:&quot;Multidisciplinary Digital Publishing Institute (MDPI)&quot;,&quot;issue&quot;:&quot;6&quot;,&quot;volume&quot;:&quot;17&quot;,&quot;container-title-short&quot;:&quot;&quot;},&quot;isTemporary&quot;:false}],&quot;citationTag&quot;:&quot;MENDELEY_CITATION_v3_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&quot;},{&quot;citationID&quot;:&quot;MENDELEY_CITATION_238fcb1b-e33b-42b0-b241-7036c840bb1f&quot;,&quot;properties&quot;:{&quot;noteIndex&quot;:0},&quot;isEdited&quot;:false,&quot;manualOverride&quot;:{&quot;isManuallyOverridden&quot;:false,&quot;citeprocText&quot;:&quot;(DHS Program, 2023; Mokwena &amp;#38; Makhozonke, 2024)&quot;,&quot;manualOverrideText&quot;:&quot;&quot;},&quot;citationItems&quot;:[{&quot;id&quot;:&quot;d02efaf5-e345-3473-a89d-b10eba8d9ce8&quot;,&quot;itemData&quot;:{&quot;type&quot;:&quot;report&quot;,&quot;id&quot;:&quot;d02efaf5-e345-3473-a89d-b10eba8d9ce8&quot;,&quot;title&quot;:&quot;Lesotho Demographic and Health Survey&quot;,&quot;author&quot;:[{&quot;family&quot;:&quot;DHS Program&quot;,&quot;given&quot;:&quot;The&quot;,&quot;parse-names&quot;:false,&quot;dropping-particle&quot;:&quot;&quot;,&quot;non-dropping-particle&quot;:&quot;&quot;}],&quot;issued&quot;:{&quot;date-parts&quot;:[[2023]]},&quot;container-title-short&quot;:&quot;&quot;},&quot;isTemporary&quot;:false},{&quot;id&quot;:&quot;c0496238-5d4e-3e81-ad87-188ce58ac62e&quot;,&quot;itemData&quot;:{&quot;type&quot;:&quot;article-journal&quot;,&quot;id&quot;:&quot;c0496238-5d4e-3e81-ad87-188ce58ac62e&quot;,&quot;title&quot;:&quot;The prevalence of postnatal depression and associated factors among clinic attendees in Maseru, Lesotho&quot;,&quot;author&quot;:[{&quot;family&quot;:&quot;Mokwena&quot;,&quot;given&quot;:&quot;Kebogile Elizabeth&quot;,&quot;parse-names&quot;:false,&quot;dropping-particle&quot;:&quot;&quot;,&quot;non-dropping-particle&quot;:&quot;&quot;},{&quot;family&quot;:&quot;Makhozonke&quot;,&quot;given&quot;:&quot;Ntombizotwa&quot;,&quot;parse-names&quot;:false,&quot;dropping-particle&quot;:&quot;&quot;,&quot;non-dropping-particle&quot;:&quot;&quot;}],&quot;container-title&quot;:&quot;International Journal of Innovative Research and Scientific Studies&quot;,&quot;DOI&quot;:&quot;10.53894/ijirss.v7i2.2644&quot;,&quot;ISSN&quot;:&quot;26176548&quot;,&quot;issued&quot;:{&quot;date-parts&quot;:[[2024]]},&quot;page&quot;:&quot;398-408&quot;,&quot;abstract&quot;:&quot;The purpose of the study was to screen for postnatal depression (PND) symptoms among women attending primary health care (PHC) facilities within Maseru City Council in Lesotho. The Edinburg Postnatal Depression Scale (EPNDS) was used to screen for PND symptoms in a sample of 393 postnatal mothers, and a quantitative questionnaire was used to collect socio-demographic data. The Pearson chi-test of association was used to explore associations between socio-demographic variables and EPND scores (p&lt;0.05). The ages of the participants ranged from 17 to 40, with a mean of 27 years. Most were married (n = 310, 78.88%) and unemployed (n = 254, 64.63%), with high school as their highest level of education (n = 272, 69.21%). The majority (n = 312, 79.6%) had between 1 and 2 children. A third of the sample were HIV positive (n = 117, 29.77%). The prevalence of PND symptoms was 43%. Social support, financial support from the partner, relationships with the partner, knowledge of HIV status, and having experienced a severe financial crisis were significantly associated with PND symptoms. On multivariate logistic regression, only financial support from a partner and having experienced a severe financial crisis remained significantly associated with the development of PND (p = 0.05). Risk factors for PND are mostly socio-economic. The high prevalence of PND highlighted the need to integrate routine screening of mothers for PND, which will enable early diagnosis and treatment and thus contribute to the improvement of maternal and child well-being in the country.&quot;,&quot;publisher&quot;:&quot;Innovative Research Publishing&quot;,&quot;issue&quot;:&quot;2&quot;,&quot;volume&quot;:&quot;7&quot;,&quot;container-title-short&quot;:&quot;&quot;},&quot;isTemporary&quot;:false}],&quot;citationTag&quot;:&quot;MENDELEY_CITATION_v3_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&quot;},{&quot;citationID&quot;:&quot;MENDELEY_CITATION_f80df530-0b1d-4674-b804-6158a435945f&quot;,&quot;properties&quot;:{&quot;noteIndex&quot;:0},&quot;isEdited&quot;:false,&quot;manualOverride&quot;:{&quot;isManuallyOverridden&quot;:false,&quot;citeprocText&quot;:&quot;(Thibaut &amp;#38; ELNahas, 2023)&quot;,&quot;manualOverrideText&quot;:&quot;&quot;},&quot;citationItems&quot;:[{&quot;id&quot;:&quot;a809c5e5-9726-37cf-8e04-5474a45b2b1f&quot;,&quot;itemData&quot;:{&quot;type&quot;:&quot;article&quot;,&quot;id&quot;:&quot;a809c5e5-9726-37cf-8e04-5474a45b2b1f&quot;,&quot;title&quot;:&quot;Women's Mental Health and Lessons Learnt from the COVID-19 Pandemic&quot;,&quot;author&quot;:[{&quot;family&quot;:&quot;Thibaut&quot;,&quot;given&quot;:&quot;Florence&quot;,&quot;parse-names&quot;:false,&quot;dropping-particle&quot;:&quot;&quot;,&quot;non-dropping-particle&quot;:&quot;&quot;},{&quot;family&quot;:&quot;ELNahas&quot;,&quot;given&quot;:&quot;Gihan&quot;,&quot;parse-names&quot;:false,&quot;dropping-particle&quot;:&quot;&quot;,&quot;non-dropping-particle&quot;:&quot;&quot;}],&quot;container-title&quot;:&quot;Psychiatric Clinics of North America&quot;,&quot;DOI&quot;:&quot;10.1016/j.psc.2023.04.001&quot;,&quot;ISSN&quot;:&quot;15583147&quot;,&quot;PMID&quot;:&quot;37500241&quot;,&quot;issued&quot;:{&quot;date-parts&quot;:[[2023,9,1]]},&quot;page&quot;:&quot;415-426&quot;,&quot;publisher&quot;:&quot;W.B. Saunders&quot;,&quot;issue&quot;:&quot;3&quot;,&quot;volume&quot;:&quot;46&quot;,&quot;container-title-short&quot;:&quot;&quot;},&quot;isTemporary&quot;:false}],&quot;citationTag&quot;:&quot;MENDELEY_CITATION_v3_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&quot;},{&quot;citationID&quot;:&quot;MENDELEY_CITATION_dc1861cb-8f25-4b45-81cf-47905be2149f&quot;,&quot;properties&quot;:{&quot;noteIndex&quot;:0},&quot;isEdited&quot;:false,&quot;manualOverride&quot;:{&quot;isManuallyOverridden&quot;:false,&quot;citeprocText&quot;:&quot;(Flor et al., 2026)&quot;,&quot;manualOverrideText&quot;:&quot;&quot;},&quot;citationItems&quot;:[{&quot;id&quot;:&quot;f74947b2-d021-3207-badf-76f1a816f7db&quot;,&quot;itemData&quot;:{&quot;type&quot;:&quot;article-journal&quot;,&quot;id&quot;:&quot;f74947b2-d021-3207-badf-76f1a816f7db&quot;,&quot;title&quot;:&quot;Disease burden attributable to intimate partner violence against females and sexual violence against children in 204 countries and territories, 1990–2023: a systematic analysis for the Global Burden of Disease Study 2023&quot;,&quot;author&quot;:[{&quot;family&quot;:&quot;Flor&quot;,&quot;given&quot;:&quot;Luisa S&quot;,&quot;parse-names&quot;:false,&quot;dropping-particle&quot;:&quot;&quot;,&quot;non-dropping-particle&quot;:&quot;&quot;},{&quot;family&quot;:&quot;Spencer&quot;,&quot;given&quot;:&quot;Cory N&quot;,&quot;parse-names&quot;:false,&quot;dropping-particle&quot;:&quot;&quot;,&quot;non-dropping-particle&quot;:&quot;&quot;},{&quot;family&quot;:&quot;Cagney&quot;,&quot;given&quot;:&quot;Jack&quot;,&quot;parse-names&quot;:false,&quot;dropping-particle&quot;:&quot;&quot;,&quot;non-dropping-particle&quot;:&quot;&quot;},{&quot;family&quot;:&quot;Gil&quot;,&quot;given&quot;:&quot;Gabriela Fernanda&quot;,&quot;parse-names&quot;:false,&quot;dropping-particle&quot;:&quot;&quot;,&quot;non-dropping-particle&quot;:&quot;&quot;},{&quot;family&quot;:&quot;Aalruz&quot;,&quot;given&quot;:&quot;Hasan&quot;,&quot;parse-names&quot;:false,&quot;dropping-particle&quot;:&quot;&quot;,&quot;non-dropping-particle&quot;:&quot;&quot;},{&quot;family&quot;:&quot;Abd ElHafeez&quot;,&quot;given&quot;:&quot;Samar&quot;,&quot;parse-names&quot;:false,&quot;dropping-particle&quot;:&quot;&quot;,&quot;non-dropping-particle&quot;:&quot;&quot;},{&quot;family&quot;:&quot;Abdelwahab&quot;,&quot;given&quot;:&quot;Siddig Ibrahim&quot;,&quot;parse-names&quot;:false,&quot;dropping-particle&quot;:&quot;&quot;,&quot;non-dropping-particle&quot;:&quot;&quot;},{&quot;family&quot;:&quot;Abdoun&quot;,&quot;given&quot;:&quot;Meriem&quot;,&quot;parse-names&quot;:false,&quot;dropping-particle&quot;:&quot;&quot;,&quot;non-dropping-particle&quot;:&quot;&quot;},{&quot;family&quot;:&quot;Abebe&quot;,&quot;given&quot;:&quot;Mesfin&quot;,&quot;parse-names&quot;:false,&quot;dropping-particle&quot;:&quot;&quot;,&quot;non-dropping-particle&quot;:&quot;&quot;},{&quot;family&quot;:&quot;Abebe&quot;,&quot;given&quot;:&quot;Yonas&quot;,&quot;parse-names&quot;:false,&quot;dropping-particle&quot;:&quot;&quot;,&quot;non-dropping-particle&quot;:&quot;&quot;},{&quot;family&quot;:&quot;Abedi&quot;,&quot;given&quot;:&quot;Armita&quot;,&quot;parse-names&quot;:false,&quot;dropping-particle&quot;:&quot;&quot;,&quot;non-dropping-particle&quot;:&quot;&quot;},{&quot;family&quot;:&quot;Abeldaño Zuñiga&quot;,&quot;given&quot;:&quot;Roberto Ariel&quot;,&quot;parse-names&quot;:false,&quot;dropping-particle&quot;:&quot;&quot;,&quot;non-dropping-particle&quot;:&quot;&quot;},{&quot;family&quot;:&quot;Abie&quot;,&quot;given&quot;:&quot;Alemwork&quot;,&quot;parse-names&quot;:false,&quot;dropping-particle&quot;:&quot;&quot;,&quot;non-dropping-particle&quot;:&quot;&quot;},{&quot;family&quot;:&quot;Abiodun&quot;,&quot;given&quot;:&quot;Olumide&quot;,&quot;parse-names&quot;:false,&quot;dropping-particle&quot;:&quot;&quot;,&quot;non-dropping-particle&quot;:&quot;&quot;},{&quot;family&quot;:&quot;Aboagye&quot;,&quot;given&quot;:&quot;Richard Gyan&quot;,&quot;parse-names&quot;:false,&quot;dropping-particle&quot;:&quot;&quot;,&quot;non-dropping-particle&quot;:&quot;&quot;},{&quot;family&quot;:&quot;Abreu&quot;,&quot;given&quot;:&quot;Lucas Guimarães&quot;,&quot;parse-names&quot;:false,&quot;dropping-particle&quot;:&quot;&quot;,&quot;non-dropping-particle&quot;:&quot;&quot;},{&quot;family&quot;:&quot;Abu Farha&quot;,&quot;given&quot;:&quot;Rana Kamal&quot;,&quot;parse-names&quot;:false,&quot;dropping-particle&quot;:&quot;&quot;,&quot;non-dropping-particle&quot;:&quot;&quot;},{&quot;family&quot;:&quot;Abubakar&quot;,&quot;given&quot;:&quot;Bilyaminu&quot;,&quot;parse-names&quot;:false,&quot;dropping-particle&quot;:&quot;&quot;,&quot;non-dropping-particle&quot;:&quot;&quot;},{&quot;family&quot;:&quot;Abuhammad&quot;,&quot;given&quot;:&quot;Sawsan&quot;,&quot;parse-names&quot;:false,&quot;dropping-particle&quot;:&quot;&quot;,&quot;non-dropping-particle&quot;:&quot;&quot;},{&quot;family&quot;:&quot;Achore&quot;,&quot;given&quot;:&quot;Meshack&quot;,&quot;parse-names&quot;:false,&quot;dropping-particle&quot;:&quot;&quot;,&quot;non-dropping-particle&quot;:&quot;&quot;},{&quot;family&quot;:&quot;Adams&quot;,&quot;given&quot;:&quot;Lisa C&quot;,&quot;parse-names&quot;:false,&quot;dropping-particle&quot;:&quot;&quot;,&quot;non-dropping-particle&quot;:&quot;&quot;},{&quot;family&quot;:&quot;Adebiyi&quot;,&quot;given&quot;:&quot;Babatope Oluwadamilare&quot;,&quot;parse-names&quot;:false,&quot;dropping-particle&quot;:&quot;&quot;,&quot;non-dropping-particle&quot;:&quot;&quot;},{&quot;family&quot;:&quot;Adedokun&quot;,&quot;given&quot;:&quot;Kamoru Ademola&quot;,&quot;parse-names&quot;:false,&quot;dropping-particle&quot;:&quot;&quot;,&quot;non-dropping-particle&quot;:&quot;&quot;},{&quot;family&quot;:&quot;Adegbile&quot;,&quot;given&quot;:&quot;Oluwatobi E&quot;,&quot;parse-names&quot;:false,&quot;dropping-particle&quot;:&quot;&quot;,&quot;non-dropping-particle&quot;:&quot;&quot;},{&quot;family&quot;:&quot;Adegoke&quot;,&quot;given&quot;:&quot;Nurudeen A&quot;,&quot;parse-names&quot;:false,&quot;dropping-particle&quot;:&quot;&quot;,&quot;non-dropping-particle&quot;:&quot;&quot;},{&quot;family&quot;:&quot;Adeleke&quot;,&quot;given&quot;:&quot;Olumide Thomas&quot;,&quot;parse-names&quot;:false,&quot;dropping-particle&quot;:&quot;&quot;,&quot;non-dropping-particle&quot;:&quot;&quot;},{&quot;family&quot;:&quot;Adeniyi&quot;,&quot;given&quot;:&quot;Makinde Adebayo&quot;,&quot;parse-names&quot;:false,&quot;dropping-particle&quot;:&quot;&quot;,&quot;non-dropping-particle&quot;:&quot;&quot;},{&quot;family&quot;:&quot;Adesina&quot;,&quot;given&quot;:&quot;Miracle Ayomikun&quot;,&quot;parse-names&quot;:false,&quot;dropping-particle&quot;:&quot;&quot;,&quot;non-dropping-particle&quot;:&quot;&quot;},{&quot;family&quot;:&quot;Adewuyi&quot;,&quot;given&quot;:&quot;Habeeb Omoponle&quot;,&quot;parse-names&quot;:false,&quot;dropping-particle&quot;:&quot;&quot;,&quot;non-dropping-particle&quot;:&quot;&quot;},{&quot;family&quot;:&quot;Adnani&quot;,&quot;given&quot;:&quot;Qorinah Estiningtyas Sakilah&quot;,&quot;parse-names&quot;:false,&quot;dropping-particle&quot;:&quot;&quot;,&quot;non-dropping-particle&quot;:&quot;&quot;},{&quot;family&quot;:&quot;Adzigbli&quot;,&quot;given&quot;:&quot;Leticia Akua&quot;,&quot;parse-names&quot;:false,&quot;dropping-particle&quot;:&quot;&quot;,&quot;non-dropping-particle&quot;:&quot;&quot;},{&quot;family&quot;:&quot;Afolabi&quot;,&quot;given&quot;:&quot;Aanuoluwapo Adeyimika&quot;,&quot;parse-names&quot;:false,&quot;dropping-particle&quot;:&quot;&quot;,&quot;non-dropping-particle&quot;:&quot;&quot;},{&quot;family&quot;:&quot;Afolabi&quot;,&quot;given&quot;:&quot;Rotimi Felix&quot;,&quot;parse-names&quot;:false,&quot;dropping-particle&quot;:&quot;&quot;,&quot;non-dropping-particle&quot;:&quot;&quot;},{&quot;family&quot;:&quot;Afzal&quot;,&quot;given&quot;:&quot;Muhammad Sohail&quot;,&quot;parse-names&quot;:false,&quot;dropping-particle&quot;:&quot;&quot;,&quot;non-dropping-particle&quot;:&quot;&quot;},{&quot;family&quot;:&quot;Afzal&quot;,&quot;given&quot;:&quot;Saira&quot;,&quot;parse-names&quot;:false,&quot;dropping-particle&quot;:&quot;&quot;,&quot;non-dropping-particle&quot;:&quot;&quot;},{&quot;family&quot;:&quot;Agyemang-Duah&quot;,&quot;given&quot;:&quot;Williams&quot;,&quot;parse-names&quot;:false,&quot;dropping-particle&quot;:&quot;&quot;,&quot;non-dropping-particle&quot;:&quot;&quot;},{&quot;family&quot;:&quot;Ahinkorah&quot;,&quot;given&quot;:&quot;Bright Opoku&quot;,&quot;parse-names&quot;:false,&quot;dropping-particle&quot;:&quot;&quot;,&quot;non-dropping-particle&quot;:&quot;&quot;},{&quot;family&quot;:&quot;Ahmad&quot;,&quot;given&quot;:&quot;Aqeel&quot;,&quot;parse-names&quot;:false,&quot;dropping-particle&quot;:&quot;&quot;,&quot;non-dropping-particle&quot;:&quot;&quot;},{&quot;family&quot;:&quot;Ahmad&quot;,&quot;given&quot;:&quot;Danish&quot;,&quot;parse-names&quot;:false,&quot;dropping-particle&quot;:&quot;&quot;,&quot;non-dropping-particle&quot;:&quot;&quot;},{&quot;family&quot;:&quot;Ahmad&quot;,&quot;given&quot;:&quot;Muayyad M&quot;,&quot;parse-names&quot;:false,&quot;dropping-particle&quot;:&quot;&quot;,&quot;non-dropping-particle&quot;:&quot;&quot;},{&quot;family&quot;:&quot;Ahmed&quot;,&quot;given&quot;:&quot;Asma&quot;,&quot;parse-names&quot;:false,&quot;dropping-particle&quot;:&quot;&quot;,&quot;non-dropping-particle&quot;:&quot;&quot;},{&quot;family&quot;:&quot;Ahmed&quot;,&quot;given&quot;:&quot;Ayman&quot;,&quot;parse-names&quot;:false,&quot;dropping-particle&quot;:&quot;&quot;,&quot;non-dropping-particle&quot;:&quot;&quot;},{&quot;family&quot;:&quot;Ahmed&quot;,&quot;given&quot;:&quot;Haroon&quot;,&quot;parse-names&quot;:false,&quot;dropping-particle&quot;:&quot;&quot;,&quot;non-dropping-particle&quot;:&quot;&quot;},{&quot;family&quot;:&quot;Ahmed&quot;,&quot;given&quot;:&quot;Mehrunnisha Sharif&quot;,&quot;parse-names&quot;:false,&quot;dropping-particle&quot;:&quot;&quot;,&quot;non-dropping-particle&quot;:&quot;&quot;},{&quot;family&quot;:&quot;Ahmed&quot;,&quot;given&quot;:&quot;Oli&quot;,&quot;parse-names&quot;:false,&quot;dropping-particle&quot;:&quot;&quot;,&quot;non-dropping-particle&quot;:&quot;&quot;},{&quot;family&quot;:&quot;Akin-Odanye&quot;,&quot;given&quot;:&quot;Elizabeth Oluwatoyin&quot;,&quot;parse-names&quot;:false,&quot;dropping-particle&quot;:&quot;&quot;,&quot;non-dropping-particle&quot;:&quot;&quot;},{&quot;family&quot;:&quot;Akosile&quot;,&quot;given&quot;:&quot;Wole&quot;,&quot;parse-names&quot;:false,&quot;dropping-particle&quot;:&quot;&quot;,&quot;non-dropping-particle&quot;:&quot;&quot;},{&quot;family&quot;:&quot;Akpabio&quot;,&quot;given&quot;:&quot;Idorenyin Ubon&quot;,&quot;parse-names&quot;:false,&quot;dropping-particle&quot;:&quot;&quot;,&quot;non-dropping-particle&quot;:&quot;&quot;},{&quot;family&quot;:&quot;Alam&quot;,&quot;given&quot;:&quot;Zufishan&quot;,&quot;parse-names&quot;:false,&quot;dropping-particle&quot;:&quot;&quot;,&quot;non-dropping-particle&quot;:&quot;&quot;},{&quot;family&quot;:&quot;Al-Amer&quot;,&quot;given&quot;:&quot;Rasmieh Mustafa&quot;,&quot;parse-names&quot;:false,&quot;dropping-particle&quot;:&quot;&quot;,&quot;non-dropping-particle&quot;:&quot;&quot;},{&quot;family&quot;:&quot;Alansari&quot;,&quot;given&quot;:&quot;Amani N&quot;,&quot;parse-names&quot;:false,&quot;dropping-particle&quot;:&quot;&quot;,&quot;non-dropping-particle&quot;:&quot;&quot;},{&quot;family&quot;:&quot;Alanzi&quot;,&quot;given&quot;:&quot;Turki M&quot;,&quot;parse-names&quot;:false,&quot;dropping-particle&quot;:&quot;&quot;,&quot;non-dropping-particle&quot;:&quot;&quot;},{&quot;family&quot;:&quot;Aleidi&quot;,&quot;given&quot;:&quot;Shereen M&quot;,&quot;parse-names&quot;:false,&quot;dropping-particle&quot;:&quot;&quot;,&quot;non-dropping-particle&quot;:&quot;&quot;},{&quot;family&quot;:&quot;Alemu&quot;,&quot;given&quot;:&quot;Melaku Birhanu&quot;,&quot;parse-names&quot;:false,&quot;dropping-particle&quot;:&quot;&quot;,&quot;non-dropping-particle&quot;:&quot;&quot;},{&quot;family&quot;:&quot;Alhalaiqa&quot;,&quot;given&quot;:&quot;Fadwa Naji&quot;,&quot;parse-names&quot;:false,&quot;dropping-particle&quot;:&quot;&quot;,&quot;non-dropping-particle&quot;:&quot;&quot;},{&quot;family&quot;:&quot;Al-Iede&quot;,&quot;given&quot;:&quot;Montaha&quot;,&quot;parse-names&quot;:false,&quot;dropping-particle&quot;:&quot;&quot;,&quot;non-dropping-particle&quot;:&quot;&quot;},{&quot;family&quot;:&quot;Alinejad Rokny&quot;,&quot;given&quot;:&quot;Hamid&quot;,&quot;parse-names&quot;:false,&quot;dropping-particle&quot;:&quot;&quot;,&quot;non-dropping-particle&quot;:&quot;&quot;},{&quot;family&quot;:&quot;Almagharbeh&quot;,&quot;given&quot;:&quot;Wesam Taher&quot;,&quot;parse-names&quot;:false,&quot;dropping-particle&quot;:&quot;&quot;,&quot;non-dropping-particle&quot;:&quot;&quot;},{&quot;family&quot;:&quot;Al-Mamun&quot;,&quot;given&quot;:&quot;Md&quot;,&quot;parse-names&quot;:false,&quot;dropping-particle&quot;:&quot;&quot;,&quot;non-dropping-particle&quot;:&quot;&quot;},{&quot;family&quot;:&quot;Almazan&quot;,&quot;given&quot;:&quot;Joseph Uy&quot;,&quot;parse-names&quot;:false,&quot;dropping-particle&quot;:&quot;&quot;,&quot;non-dropping-particle&quot;:&quot;&quot;},{&quot;family&quot;:&quot;Alnaeem&quot;,&quot;given&quot;:&quot;Mohmmad Minwer&quot;,&quot;parse-names&quot;:false,&quot;dropping-particle&quot;:&quot;&quot;,&quot;non-dropping-particle&quot;:&quot;&quot;},{&quot;family&quot;:&quot;Alrimawi&quot;,&quot;given&quot;:&quot;Intima&quot;,&quot;parse-names&quot;:false,&quot;dropping-particle&quot;:&quot;&quot;,&quot;non-dropping-particle&quot;:&quot;&quot;},{&quot;family&quot;:&quot;Alshahrani&quot;,&quot;given&quot;:&quot;Najim Z&quot;,&quot;parse-names&quot;:false,&quot;dropping-particle&quot;:&quot;&quot;,&quot;non-dropping-particle&quot;:&quot;&quot;},{&quot;family&quot;:&quot;Alyahya&quot;,&quot;given&quot;:&quot;Mohammad Sharif Ibrahim&quot;,&quot;parse-names&quot;:false,&quot;dropping-particle&quot;:&quot;&quot;,&quot;non-dropping-particle&quot;:&quot;&quot;},{&quot;family&quot;:&quot;Amin&quot;,&quot;given&quot;:&quot;Tarek Tawfik&quot;,&quot;parse-names&quot;:false,&quot;dropping-particle&quot;:&quot;&quot;,&quot;non-dropping-particle&quot;:&quot;&quot;},{&quot;family&quot;:&quot;Amini&quot;,&quot;given&quot;:&quot;Saeed&quot;,&quot;parse-names&quot;:false,&quot;dropping-particle&quot;:&quot;&quot;,&quot;non-dropping-particle&quot;:&quot;&quot;},{&quot;family&quot;:&quot;Amiri&quot;,&quot;given&quot;:&quot;Sohrab&quot;,&quot;parse-names&quot;:false,&quot;dropping-particle&quot;:&quot;&quot;,&quot;non-dropping-particle&quot;:&quot;&quot;},{&quot;family&quot;:&quot;Amu&quot;,&quot;given&quot;:&quot;Hubert&quot;,&quot;parse-names&quot;:false,&quot;dropping-particle&quot;:&quot;&quot;,&quot;non-dropping-particle&quot;:&quot;&quot;},{&quot;family&quot;:&quot;Amzat&quot;,&quot;given&quot;:&quot;Jimoh&quot;,&quot;parse-names&quot;:false,&quot;dropping-particle&quot;:&quot;&quot;,&quot;non-dropping-particle&quot;:&quot;&quot;},{&quot;family&quot;:&quot;Anderson&quot;,&quot;given&quot;:&quot;David B&quot;,&quot;parse-names&quot;:false,&quot;dropping-particle&quot;:&quot;&quot;,&quot;non-dropping-particle&quot;:&quot;&quot;},{&quot;family&quot;:&quot;Anuoluwa&quot;,&quot;given&quot;:&quot;Boluwatife Stephen&quot;,&quot;parse-names&quot;:false,&quot;dropping-particle&quot;:&quot;&quot;,&quot;non-dropping-particle&quot;:&quot;&quot;},{&quot;family&quot;:&quot;Anvari&quot;,&quot;given&quot;:&quot;Saeid&quot;,&quot;parse-names&quot;:false,&quot;dropping-particle&quot;:&quot;&quot;,&quot;non-dropping-particle&quot;:&quot;&quot;},{&quot;family&quot;:&quot;Anyasodor&quot;,&quot;given&quot;:&quot;Anayochukwu Edward&quot;,&quot;parse-names&quot;:false,&quot;dropping-particle&quot;:&quot;&quot;,&quot;non-dropping-particle&quot;:&quot;&quot;},{&quot;family&quot;:&quot;Aravkin&quot;,&quot;given&quot;:&quot;Aleksandr Y&quot;,&quot;parse-names&quot;:false,&quot;dropping-particle&quot;:&quot;&quot;,&quot;non-dropping-particle&quot;:&quot;&quot;},{&quot;family&quot;:&quot;Arias de la Torre&quot;,&quot;given&quot;:&quot;Jorge&quot;,&quot;parse-names&quot;:false,&quot;dropping-particle&quot;:&quot;&quot;,&quot;non-dropping-particle&quot;:&quot;&quot;},{&quot;family&quot;:&quot;Armocida&quot;,&quot;given&quot;:&quot;Benedetta&quot;,&quot;parse-names&quot;:false,&quot;dropping-particle&quot;:&quot;&quot;,&quot;non-dropping-particle&quot;:&quot;&quot;},{&quot;family&quot;:&quot;Arrieta&quot;,&quot;given&quot;:&quot;Alejandra&quot;,&quot;parse-names&quot;:false,&quot;dropping-particle&quot;:&quot;&quot;,&quot;non-dropping-particle&quot;:&quot;&quot;},{&quot;family&quot;:&quot;Arumuganainar&quot;,&quot;given&quot;:&quot;Deepavalli&quot;,&quot;parse-names&quot;:false,&quot;dropping-particle&quot;:&quot;&quot;,&quot;non-dropping-particle&quot;:&quot;&quot;},{&quot;family&quot;:&quot;Ashraf&quot;,&quot;given&quot;:&quot;Tahira&quot;,&quot;parse-names&quot;:false,&quot;dropping-particle&quot;:&quot;&quot;,&quot;non-dropping-particle&quot;:&quot;&quot;},{&quot;family&quot;:&quot;Aslam&quot;,&quot;given&quot;:&quot;Bilal&quot;,&quot;parse-names&quot;:false,&quot;dropping-particle&quot;:&quot;&quot;,&quot;non-dropping-particle&quot;:&quot;&quot;},{&quot;family&quot;:&quot;Asri&quot;,&quot;given&quot;:&quot;Yuni&quot;,&quot;parse-names&quot;:false,&quot;dropping-particle&quot;:&quot;&quot;,&quot;non-dropping-particle&quot;:&quot;&quot;},{&quot;family&quot;:&quot;Athari&quot;,&quot;given&quot;:&quot;Seyyed Shamsadin&quot;,&quot;parse-names&quot;:false,&quot;dropping-particle&quot;:&quot;&quot;,&quot;non-dropping-particle&quot;:&quot;&quot;},{&quot;family&quot;:&quot;Atorkey&quot;,&quot;given&quot;:&quot;Prince&quot;,&quot;parse-names&quot;:false,&quot;dropping-particle&quot;:&quot;&quot;,&quot;non-dropping-particle&quot;:&quot;&quot;},{&quot;family&quot;:&quot;Atre&quot;,&quot;given&quot;:&quot;Sachin R&quot;,&quot;parse-names&quot;:false,&quot;dropping-particle&quot;:&quot;&quot;,&quot;non-dropping-particle&quot;:&quot;&quot;},{&quot;family&quot;:&quot;Atsbaha&quot;,&quot;given&quot;:&quot;Abadi Hailay&quot;,&quot;parse-names&quot;:false,&quot;dropping-particle&quot;:&quot;&quot;,&quot;non-dropping-particle&quot;:&quot;&quot;},{&quot;family&quot;:&quot;Atta&quot;,&quot;given&quot;:&quot;Julie Alaere&quot;,&quot;parse-names&quot;:false,&quot;dropping-particle&quot;:&quot;&quot;,&quot;non-dropping-particle&quot;:&quot;&quot;},{&quot;family&quot;:&quot;Atteraya&quot;,&quot;given&quot;:&quot;Madhu Sudhan&quot;,&quot;parse-names&quot;:false,&quot;dropping-particle&quot;:&quot;&quot;,&quot;non-dropping-particle&quot;:&quot;&quot;},{&quot;family&quot;:&quot;Azzam&quot;,&quot;given&quot;:&quot;Ahmed Y&quot;,&quot;parse-names&quot;:false,&quot;dropping-particle&quot;:&quot;&quot;,&quot;non-dropping-particle&quot;:&quot;&quot;},{&quot;family&quot;:&quot;B&quot;,&quot;given&quot;:&quot;Sheeba&quot;,&quot;parse-names&quot;:false,&quot;dropping-particle&quot;:&quot;&quot;,&quot;non-dropping-particle&quot;:&quot;&quot;},{&quot;family&quot;:&quot;Baghlaf&quot;,&quot;given&quot;:&quot;Khlood K&quot;,&quot;parse-names&quot;:false,&quot;dropping-particle&quot;:&quot;&quot;,&quot;non-dropping-particle&quot;:&quot;&quot;},{&quot;family&quot;:&quot;Baig&quot;,&quot;given&quot;:&quot;Atif Amin&quot;,&quot;parse-names&quot;:false,&quot;dropping-particle&quot;:&quot;&quot;,&quot;non-dropping-particle&quot;:&quot;&quot;},{&quot;family&quot;:&quot;Balcha&quot;,&quot;given&quot;:&quot;Wondu Feyisa&quot;,&quot;parse-names&quot;:false,&quot;dropping-particle&quot;:&quot;&quot;,&quot;non-dropping-particle&quot;:&quot;&quot;},{&quot;family&quot;:&quot;Balmori-de-la-Miyar&quot;,&quot;given&quot;:&quot;Jose&quot;,&quot;parse-names&quot;:false,&quot;dropping-particle&quot;:&quot;&quot;,&quot;non-dropping-particle&quot;:&quot;&quot;},{&quot;family&quot;:&quot;Bandyopadhyay&quot;,&quot;given&quot;:&quot;Soham&quot;,&quot;parse-names&quot;:false,&quot;dropping-particle&quot;:&quot;&quot;,&quot;non-dropping-particle&quot;:&quot;&quot;},{&quot;family&quot;:&quot;Barik&quot;,&quot;given&quot;:&quot;Manish&quot;,&quot;parse-names&quot;:false,&quot;dropping-particle&quot;:&quot;&quot;,&quot;non-dropping-particle&quot;:&quot;&quot;},{&quot;family&quot;:&quot;Barker-Collo&quot;,&quot;given&quot;:&quot;Suzanne Lyn&quot;,&quot;parse-names&quot;:false,&quot;dropping-particle&quot;:&quot;&quot;,&quot;non-dropping-particle&quot;:&quot;&quot;},{&quot;family&quot;:&quot;Bashar&quot;,&quot;given&quot;:&quot;MD Abu&quot;,&quot;parse-names&quot;:false,&quot;dropping-particle&quot;:&quot;&quot;,&quot;non-dropping-particle&quot;:&quot;&quot;},{&quot;family&quot;:&quot;Bashir&quot;,&quot;given&quot;:&quot;Shahid&quot;,&quot;parse-names&quot;:false,&quot;dropping-particle&quot;:&quot;&quot;,&quot;non-dropping-particle&quot;:&quot;&quot;},{&quot;family&quot;:&quot;Bashiri&quot;,&quot;given&quot;:&quot;Azadeh&quot;,&quot;parse-names&quot;:false,&quot;dropping-particle&quot;:&quot;&quot;,&quot;non-dropping-particle&quot;:&quot;&quot;},{&quot;family&quot;:&quot;Bastan&quot;,&quot;given&quot;:&quot;Mohammad-Mahdi&quot;,&quot;parse-names&quot;:false,&quot;dropping-particle&quot;:&quot;&quot;,&quot;non-dropping-particle&quot;:&quot;&quot;},{&quot;family&quot;:&quot;Beeraka&quot;,&quot;given&quot;:&quot;Narasimha M&quot;,&quot;parse-names&quot;:false,&quot;dropping-particle&quot;:&quot;&quot;,&quot;non-dropping-particle&quot;:&quot;&quot;},{&quot;family&quot;:&quot;Belayneh&quot;,&quot;given&quot;:&quot;Melesse&quot;,&quot;parse-names&quot;:false,&quot;dropping-particle&quot;:&quot;&quot;,&quot;non-dropping-particle&quot;:&quot;&quot;},{&quot;family&quot;:&quot;Belge Bilgin&quot;,&quot;given&quot;:&quot;Gokce&quot;,&quot;parse-names&quot;:false,&quot;dropping-particle&quot;:&quot;&quot;,&quot;non-dropping-particle&quot;:&quot;&quot;},{&quot;family&quot;:&quot;Bell&quot;,&quot;given&quot;:&quot;Michelle L&quot;,&quot;parse-names&quot;:false,&quot;dropping-particle&quot;:&quot;&quot;,&quot;non-dropping-particle&quot;:&quot;&quot;},{&quot;family&quot;:&quot;Berihun&quot;,&quot;given&quot;:&quot;Abiye Assefa&quot;,&quot;parse-names&quot;:false,&quot;dropping-particle&quot;:&quot;&quot;,&quot;non-dropping-particle&quot;:&quot;&quot;},{&quot;family&quot;:&quot;Bermudez&quot;,&quot;given&quot;:&quot;Amiel Nazer C&quot;,&quot;parse-names&quot;:false,&quot;dropping-particle&quot;:&quot;&quot;,&quot;non-dropping-particle&quot;:&quot;&quot;},{&quot;family&quot;:&quot;Bhatnagar&quot;,&quot;given&quot;:&quot;Arushee&quot;,&quot;parse-names&quot;:false,&quot;dropping-particle&quot;:&quot;&quot;,&quot;non-dropping-particle&quot;:&quot;&quot;},{&quot;family&quot;:&quot;Bhattarai&quot;,&quot;given&quot;:&quot;Ashmin Hari&quot;,&quot;parse-names&quot;:false,&quot;dropping-particle&quot;:&quot;&quot;,&quot;non-dropping-particle&quot;:&quot;&quot;},{&quot;family&quot;:&quot;Biswas&quot;,&quot;given&quot;:&quot;Mohammad Shahangir&quot;,&quot;parse-names&quot;:false,&quot;dropping-particle&quot;:&quot;&quot;,&quot;non-dropping-particle&quot;:&quot;&quot;},{&quot;family&quot;:&quot;Bjertness&quot;,&quot;given&quot;:&quot;Espen&quot;,&quot;parse-names&quot;:false,&quot;dropping-particle&quot;:&quot;&quot;,&quot;non-dropping-particle&quot;:&quot;&quot;},{&quot;family&quot;:&quot;Bolarinwa&quot;,&quot;given&quot;:&quot;Obasanjo Afolabi&quot;,&quot;parse-names&quot;:false,&quot;dropping-particle&quot;:&quot;&quot;,&quot;non-dropping-particle&quot;:&quot;&quot;},{&quot;family&quot;:&quot;Bolourinejad&quot;,&quot;given&quot;:&quot;Paria&quot;,&quot;parse-names&quot;:false,&quot;dropping-particle&quot;:&quot;&quot;,&quot;non-dropping-particle&quot;:&quot;&quot;},{&quot;family&quot;:&quot;Boppana&quot;,&quot;given&quot;:&quot;Sri Harsha&quot;,&quot;parse-names&quot;:false,&quot;dropping-particle&quot;:&quot;&quot;,&quot;non-dropping-particle&quot;:&quot;&quot;},{&quot;family&quot;:&quot;Botero Carvajal&quot;,&quot;given&quot;:&quot;Alejandro&quot;,&quot;parse-names&quot;:false,&quot;dropping-particle&quot;:&quot;&quot;,&quot;non-dropping-particle&quot;:&quot;&quot;},{&quot;family&quot;:&quot;Bouaoud&quot;,&quot;given&quot;:&quot;Souad&quot;,&quot;parse-names&quot;:false,&quot;dropping-particle&quot;:&quot;&quot;,&quot;non-dropping-particle&quot;:&quot;&quot;},{&quot;family&quot;:&quot;Brugha&quot;,&quot;given&quot;:&quot;Traolach&quot;,&quot;parse-names&quot;:false,&quot;dropping-particle&quot;:&quot;&quot;,&quot;non-dropping-particle&quot;:&quot;&quot;},{&quot;family&quot;:&quot;Buonsenso&quot;,&quot;given&quot;:&quot;Danilo&quot;,&quot;parse-names&quot;:false,&quot;dropping-particle&quot;:&quot;&quot;,&quot;non-dropping-particle&quot;:&quot;&quot;},{&quot;family&quot;:&quot;Burns&quot;,&quot;given&quot;:&quot;Richard A&quot;,&quot;parse-names&quot;:false,&quot;dropping-particle&quot;:&quot;&quot;,&quot;non-dropping-particle&quot;:&quot;&quot;},{&quot;family&quot;:&quot;Bustanji&quot;,&quot;given&quot;:&quot;Yasser&quot;,&quot;parse-names&quot;:false,&quot;dropping-particle&quot;:&quot;&quot;,&quot;non-dropping-particle&quot;:&quot;&quot;},{&quot;family&quot;:&quot;Carugno&quot;,&quot;given&quot;:&quot;Andrea&quot;,&quot;parse-names&quot;:false,&quot;dropping-particle&quot;:&quot;&quot;,&quot;non-dropping-particle&quot;:&quot;&quot;},{&quot;family&quot;:&quot;Carvalho&quot;,&quot;given&quot;:&quot;Andre F&quot;,&quot;parse-names&quot;:false,&quot;dropping-particle&quot;:&quot;&quot;,&quot;non-dropping-particle&quot;:&quot;&quot;},{&quot;family&quot;:&quot;Carvalho&quot;,&quot;given&quot;:&quot;Felix&quot;,&quot;parse-names&quot;:false,&quot;dropping-particle&quot;:&quot;&quot;,&quot;non-dropping-particle&quot;:&quot;&quot;},{&quot;family&quot;:&quot;Castaldelli-Maia&quot;,&quot;given&quot;:&quot;Joao Mauricio&quot;,&quot;parse-names&quot;:false,&quot;dropping-particle&quot;:&quot;&quot;,&quot;non-dropping-particle&quot;:&quot;&quot;},{&quot;family&quot;:&quot;Cerrai&quot;,&quot;given&quot;:&quot;Sonia&quot;,&quot;parse-names&quot;:false,&quot;dropping-particle&quot;:&quot;&quot;,&quot;non-dropping-particle&quot;:&quot;&quot;},{&quot;family&quot;:&quot;Chandan&quot;,&quot;given&quot;:&quot;Joht Singh&quot;,&quot;parse-names&quot;:false,&quot;dropping-particle&quot;:&quot;&quot;,&quot;non-dropping-particle&quot;:&quot;&quot;},{&quot;family&quot;:&quot;Chandradasa&quot;,&quot;given&quot;:&quot;Miyuru&quot;,&quot;parse-names&quot;:false,&quot;dropping-particle&quot;:&quot;&quot;,&quot;non-dropping-particle&quot;:&quot;&quot;},{&quot;family&quot;:&quot;Charalampous&quot;,&quot;given&quot;:&quot;Periklis&quot;,&quot;parse-names&quot;:false,&quot;dropping-particle&quot;:&quot;&quot;,&quot;non-dropping-particle&quot;:&quot;&quot;},{&quot;family&quot;:&quot;Chattu&quot;,&quot;given&quot;:&quot;Vijay Kumar&quot;,&quot;parse-names&quot;:false,&quot;dropping-particle&quot;:&quot;&quot;,&quot;non-dropping-particle&quot;:&quot;&quot;},{&quot;family&quot;:&quot;Chaudhary&quot;,&quot;given&quot;:&quot;Anis Ahmad&quot;,&quot;parse-names&quot;:false,&quot;dropping-particle&quot;:&quot;&quot;,&quot;non-dropping-particle&quot;:&quot;&quot;},{&quot;family&quot;:&quot;Chaudhuri&quot;,&quot;given&quot;:&quot;Sirshendu&quot;,&quot;parse-names&quot;:false,&quot;dropping-particle&quot;:&quot;&quot;,&quot;non-dropping-particle&quot;:&quot;&quot;},{&quot;family&quot;:&quot;Chen&quot;,&quot;given&quot;:&quot;Haiyan&quot;,&quot;parse-names&quot;:false,&quot;dropping-particle&quot;:&quot;&quot;,&quot;non-dropping-particle&quot;:&quot;&quot;},{&quot;family&quot;:&quot;Ching&quot;,&quot;given&quot;:&quot;Patrick R&quot;,&quot;parse-names&quot;:false,&quot;dropping-particle&quot;:&quot;&quot;,&quot;non-dropping-particle&quot;:&quot;&quot;},{&quot;family&quot;:&quot;Chopra&quot;,&quot;given&quot;:&quot;Hitesh&quot;,&quot;parse-names&quot;:false,&quot;dropping-particle&quot;:&quot;&quot;,&quot;non-dropping-particle&quot;:&quot;&quot;},{&quot;family&quot;:&quot;Chukwu&quot;,&quot;given&quot;:&quot;Chidozie Williams&quot;,&quot;parse-names&quot;:false,&quot;dropping-particle&quot;:&quot;&quot;,&quot;non-dropping-particle&quot;:&quot;&quot;},{&quot;family&quot;:&quot;Chukwu&quot;,&quot;given&quot;:&quot;Isaac Sunday&quot;,&quot;parse-names&quot;:false,&quot;dropping-particle&quot;:&quot;&quot;,&quot;non-dropping-particle&quot;:&quot;&quot;},{&quot;family&quot;:&quot;Chung&quot;,&quot;given&quot;:&quot;Sunghyun&quot;,&quot;parse-names&quot;:false,&quot;dropping-particle&quot;:&quot;&quot;,&quot;non-dropping-particle&quot;:&quot;&quot;},{&quot;family&quot;:&quot;Cullen&quot;,&quot;given&quot;:&quot;Patricia&quot;,&quot;parse-names&quot;:false,&quot;dropping-particle&quot;:&quot;&quot;,&quot;non-dropping-particle&quot;:&quot;&quot;},{&quot;family&quot;:&quot;Silva&quot;,&quot;given&quot;:&quot;Alanna Gomes&quot;,&quot;parse-names&quot;:false,&quot;dropping-particle&quot;:&quot;&quot;,&quot;non-dropping-particle&quot;:&quot;da&quot;},{&quot;family&quot;:&quot;Dachew&quot;,&quot;given&quot;:&quot;Berihun Assefa&quot;,&quot;parse-names&quot;:false,&quot;dropping-particle&quot;:&quot;&quot;,&quot;non-dropping-particle&quot;:&quot;&quot;},{&quot;family&quot;:&quot;Dadras&quot;,&quot;given&quot;:&quot;Omid&quot;,&quot;parse-names&quot;:false,&quot;dropping-particle&quot;:&quot;&quot;,&quot;non-dropping-particle&quot;:&quot;&quot;},{&quot;family&quot;:&quot;Dai&quot;,&quot;given&quot;:&quot;Xiaochen&quot;,&quot;parse-names&quot;:false,&quot;dropping-particle&quot;:&quot;&quot;,&quot;non-dropping-particle&quot;:&quot;&quot;},{&quot;family&quot;:&quot;Dalal&quot;,&quot;given&quot;:&quot;Koustuv&quot;,&quot;parse-names&quot;:false,&quot;dropping-particle&quot;:&quot;&quot;,&quot;non-dropping-particle&quot;:&quot;&quot;},{&quot;family&quot;:&quot;Dandona&quot;,&quot;given&quot;:&quot;Rakhi&quot;,&quot;parse-names&quot;:false,&quot;dropping-particle&quot;:&quot;&quot;,&quot;non-dropping-particle&quot;:&quot;&quot;},{&quot;family&quot;:&quot;D'Anna&quot;,&quot;given&quot;:&quot;Lucio&quot;,&quot;parse-names&quot;:false,&quot;dropping-particle&quot;:&quot;&quot;,&quot;non-dropping-particle&quot;:&quot;&quot;},{&quot;family&quot;:&quot;Darcho&quot;,&quot;given&quot;:&quot;Samuel Demissie&quot;,&quot;parse-names&quot;:false,&quot;dropping-particle&quot;:&quot;&quot;,&quot;non-dropping-particle&quot;:&quot;&quot;},{&quot;family&quot;:&quot;Dayal&quot;,&quot;given&quot;:&quot;Harsha&quot;,&quot;parse-names&quot;:false,&quot;dropping-particle&quot;:&quot;&quot;,&quot;non-dropping-particle&quot;:&quot;&quot;},{&quot;family&quot;:&quot;DeGraw&quot;,&quot;given&quot;:&quot;Erin M&quot;,&quot;parse-names&quot;:false,&quot;dropping-particle&quot;:&quot;&quot;,&quot;non-dropping-particle&quot;:&quot;&quot;},{&quot;family&quot;:&quot;Dellie&quot;,&quot;given&quot;:&quot;Endalkachew&quot;,&quot;parse-names&quot;:false,&quot;dropping-particle&quot;:&quot;&quot;,&quot;non-dropping-particle&quot;:&quot;&quot;},{&quot;family&quot;:&quot;Deuba&quot;,&quot;given&quot;:&quot;Keshab&quot;,&quot;parse-names&quot;:false,&quot;dropping-particle&quot;:&quot;&quot;,&quot;non-dropping-particle&quot;:&quot;&quot;},{&quot;family&quot;:&quot;Dewan&quot;,&quot;given&quot;:&quot;Syed Masudur Rahman&quot;,&quot;parse-names&quot;:false,&quot;dropping-particle&quot;:&quot;&quot;,&quot;non-dropping-particle&quot;:&quot;&quot;},{&quot;family&quot;:&quot;Dias da Silva&quot;,&quot;given&quot;:&quot;Diana&quot;,&quot;parse-names&quot;:false,&quot;dropping-particle&quot;:&quot;&quot;,&quot;non-dropping-particle&quot;:&quot;&quot;},{&quot;family&quot;:&quot;Diaz&quot;,&quot;given&quot;:&quot;Daniel&quot;,&quot;parse-names&quot;:false,&quot;dropping-particle&quot;:&quot;&quot;,&quot;non-dropping-particle&quot;:&quot;&quot;},{&quot;family&quot;:&quot;Dohare&quot;,&quot;given&quot;:&quot;Sushil&quot;,&quot;parse-names&quot;:false,&quot;dropping-particle&quot;:&quot;&quot;,&quot;non-dropping-particle&quot;:&quot;&quot;},{&quot;family&quot;:&quot;Dowou&quot;,&quot;given&quot;:&quot;Robert Kokou&quot;,&quot;parse-names&quot;:false,&quot;dropping-particle&quot;:&quot;&quot;,&quot;non-dropping-particle&quot;:&quot;&quot;},{&quot;family&quot;:&quot;Dumbili&quot;,&quot;given&quot;:&quot;Emeka W&quot;,&quot;parse-names&quot;:false,&quot;dropping-particle&quot;:&quot;&quot;,&quot;non-dropping-particle&quot;:&quot;&quot;},{&quot;family&quot;:&quot;Dunne&quot;,&quot;given&quot;:&quot;Jennifer&quot;,&quot;parse-names&quot;:false,&quot;dropping-particle&quot;:&quot;&quot;,&quot;non-dropping-particle&quot;:&quot;&quot;},{&quot;family&quot;:&quot;Eboreime&quot;,&quot;given&quot;:&quot;Ejemai&quot;,&quot;parse-names&quot;:false,&quot;dropping-particle&quot;:&quot;&quot;,&quot;non-dropping-particle&quot;:&quot;&quot;},{&quot;family&quot;:&quot;Edeh&quot;,&quot;given&quot;:&quot;Cynthia&quot;,&quot;parse-names&quot;:false,&quot;dropping-particle&quot;:&quot;&quot;,&quot;non-dropping-particle&quot;:&quot;&quot;},{&quot;family&quot;:&quot;Edinur&quot;,&quot;given&quot;:&quot;Hisham Atan&quot;,&quot;parse-names&quot;:false,&quot;dropping-particle&quot;:&quot;&quot;,&quot;non-dropping-particle&quot;:&quot;&quot;},{&quot;family&quot;:&quot;Ekholuenetale&quot;,&quot;given&quot;:&quot;Michael&quot;,&quot;parse-names&quot;:false,&quot;dropping-particle&quot;:&quot;&quot;,&quot;non-dropping-particle&quot;:&quot;&quot;},{&quot;family&quot;:&quot;Morsi&quot;,&quot;given&quot;:&quot;Doaa Abdel Wahab&quot;,&quot;parse-names&quot;:false,&quot;dropping-particle&quot;:&quot;&quot;,&quot;non-dropping-particle&quot;:&quot;El&quot;},{&quot;family&quot;:&quot;Eshun&quot;,&quot;given&quot;:&quot;Gilbert&quot;,&quot;parse-names&quot;:false,&quot;dropping-particle&quot;:&quot;&quot;,&quot;non-dropping-particle&quot;:&quot;&quot;},{&quot;family&quot;:&quot;Fagbamigbe&quot;,&quot;given&quot;:&quot;Adeniyi Francis&quot;,&quot;parse-names&quot;:false,&quot;dropping-particle&quot;:&quot;&quot;,&quot;non-dropping-particle&quot;:&quot;&quot;},{&quot;family&quot;:&quot;Fan&quot;,&quot;given&quot;:&quot;Qiping&quot;,&quot;parse-names&quot;:false,&quot;dropping-particle&quot;:&quot;&quot;,&quot;non-dropping-particle&quot;:&quot;&quot;},{&quot;family&quot;:&quot;Farahani&quot;,&quot;given&quot;:&quot;Alireza&quot;,&quot;parse-names&quot;:false,&quot;dropping-particle&quot;:&quot;&quot;,&quot;non-dropping-particle&quot;:&quot;&quot;},{&quot;family&quot;:&quot;Faro&quot;,&quot;given&quot;:&quot;Andre&quot;,&quot;parse-names&quot;:false,&quot;dropping-particle&quot;:&quot;&quot;,&quot;non-dropping-particle&quot;:&quot;&quot;},{&quot;family&quot;:&quot;Fasanmi&quot;,&quot;given&quot;:&quot;Abidemi Omolara&quot;,&quot;parse-names&quot;:false,&quot;dropping-particle&quot;:&quot;&quot;,&quot;non-dropping-particle&quot;:&quot;&quot;},{&quot;family&quot;:&quot;Feizkhah&quot;,&quot;given&quot;:&quot;Alireza&quot;,&quot;parse-names&quot;:false,&quot;dropping-particle&quot;:&quot;&quot;,&quot;non-dropping-particle&quot;:&quot;&quot;},{&quot;family&quot;:&quot;Ferreira&quot;,&quot;given&quot;:&quot;Nuno&quot;,&quot;parse-names&quot;:false,&quot;dropping-particle&quot;:&quot;&quot;,&quot;non-dropping-particle&quot;:&quot;&quot;},{&quot;family&quot;:&quot;Franklin&quot;,&quot;given&quot;:&quot;Richard Charles&quot;,&quot;parse-names&quot;:false,&quot;dropping-particle&quot;:&quot;&quot;,&quot;non-dropping-particle&quot;:&quot;&quot;},{&quot;family&quot;:&quot;Fry&quot;,&quot;given&quot;:&quot;Deborah Ann&quot;,&quot;parse-names&quot;:false,&quot;dropping-particle&quot;:&quot;&quot;,&quot;non-dropping-particle&quot;:&quot;&quot;},{&quot;family&quot;:&quot;Gao&quot;,&quot;given&quot;:&quot;Xiang&quot;,&quot;parse-names&quot;:false,&quot;dropping-particle&quot;:&quot;&quot;,&quot;non-dropping-particle&quot;:&quot;&quot;},{&quot;family&quot;:&quot;Gebregergis&quot;,&quot;given&quot;:&quot;Miglas Welay&quot;,&quot;parse-names&quot;:false,&quot;dropping-particle&quot;:&quot;&quot;,&quot;non-dropping-particle&quot;:&quot;&quot;},{&quot;family&quot;:&quot;Gebrehiwot&quot;,&quot;given&quot;:&quot;Mesfin&quot;,&quot;parse-names&quot;:false,&quot;dropping-particle&quot;:&quot;&quot;,&quot;non-dropping-particle&quot;:&quot;&quot;},{&quot;family&quot;:&quot;Geda&quot;,&quot;given&quot;:&quot;Yohannes Fikadu&quot;,&quot;parse-names&quot;:false,&quot;dropping-particle&quot;:&quot;&quot;,&quot;non-dropping-particle&quot;:&quot;&quot;},{&quot;family&quot;:&quot;Gelchu&quot;,&quot;given&quot;:&quot;Miesa&quot;,&quot;parse-names&quot;:false,&quot;dropping-particle&quot;:&quot;&quot;,&quot;non-dropping-particle&quot;:&quot;&quot;},{&quot;family&quot;:&quot;Getahun&quot;,&quot;given&quot;:&quot;Genanew K&quot;,&quot;parse-names&quot;:false,&quot;dropping-particle&quot;:&quot;&quot;,&quot;non-dropping-particle&quot;:&quot;&quot;},{&quot;family&quot;:&quot;Ghasemi Assl&quot;,&quot;given&quot;:&quot;Shakiba&quot;,&quot;parse-names&quot;:false,&quot;dropping-particle&quot;:&quot;&quot;,&quot;non-dropping-particle&quot;:&quot;&quot;},{&quot;family&quot;:&quot;Gholami&quot;,&quot;given&quot;:&quot;Ehsan&quot;,&quot;parse-names&quot;:false,&quot;dropping-particle&quot;:&quot;&quot;,&quot;non-dropping-particle&quot;:&quot;&quot;},{&quot;family&quot;:&quot;Gholizadeh&quot;,&quot;given&quot;:&quot;Nasim&quot;,&quot;parse-names&quot;:false,&quot;dropping-particle&quot;:&quot;&quot;,&quot;non-dropping-particle&quot;:&quot;&quot;},{&quot;family&quot;:&quot;Ghotbi&quot;,&quot;given&quot;:&quot;Elena&quot;,&quot;parse-names&quot;:false,&quot;dropping-particle&quot;:&quot;&quot;,&quot;non-dropping-particle&quot;:&quot;&quot;},{&quot;family&quot;:&quot;Gilani&quot;,&quot;given&quot;:&quot;Jaleed Ahmed&quot;,&quot;parse-names&quot;:false,&quot;dropping-particle&quot;:&quot;&quot;,&quot;non-dropping-particle&quot;:&quot;&quot;},{&quot;family&quot;:&quot;Girmay&quot;,&quot;given&quot;:&quot;Alem Abera&quot;,&quot;parse-names&quot;:false,&quot;dropping-particle&quot;:&quot;&quot;,&quot;non-dropping-particle&quot;:&quot;&quot;},{&quot;family&quot;:&quot;Golechha&quot;,&quot;given&quot;:&quot;Mahaveer&quot;,&quot;parse-names&quot;:false,&quot;dropping-particle&quot;:&quot;&quot;,&quot;non-dropping-particle&quot;:&quot;&quot;},{&quot;family&quot;:&quot;Goleij&quot;,&quot;given&quot;:&quot;Pouya&quot;,&quot;parse-names&quot;:false,&quot;dropping-particle&quot;:&quot;&quot;,&quot;non-dropping-particle&quot;:&quot;&quot;},{&quot;family&quot;:&quot;Grivna&quot;,&quot;given&quot;:&quot;Michal&quot;,&quot;parse-names&quot;:false,&quot;dropping-particle&quot;:&quot;&quot;,&quot;non-dropping-particle&quot;:&quot;&quot;},{&quot;family&quot;:&quot;Guan&quot;,&quot;given&quot;:&quot;Shi-Yang&quot;,&quot;parse-names&quot;:false,&quot;dropping-particle&quot;:&quot;&quot;,&quot;non-dropping-particle&quot;:&quot;&quot;},{&quot;family&quot;:&quot;Gunawardane&quot;,&quot;given&quot;:&quot;Damitha Asanga&quot;,&quot;parse-names&quot;:false,&quot;dropping-particle&quot;:&quot;&quot;,&quot;non-dropping-particle&quot;:&quot;&quot;},{&quot;family&quot;:&quot;Gupta&quot;,&quot;given&quot;:&quot;Sapna&quot;,&quot;parse-names&quot;:false,&quot;dropping-particle&quot;:&quot;&quot;,&quot;non-dropping-particle&quot;:&quot;&quot;},{&quot;family&quot;:&quot;Halder&quot;,&quot;given&quot;:&quot;Pritam&quot;,&quot;parse-names&quot;:false,&quot;dropping-particle&quot;:&quot;&quot;,&quot;non-dropping-particle&quot;:&quot;&quot;},{&quot;family&quot;:&quot;Halil&quot;,&quot;given&quot;:&quot;Hassen Mosa&quot;,&quot;parse-names&quot;:false,&quot;dropping-particle&quot;:&quot;&quot;,&quot;non-dropping-particle&quot;:&quot;&quot;},{&quot;family&quot;:&quot;Hanif&quot;,&quot;given&quot;:&quot;Asif&quot;,&quot;parse-names&quot;:false,&quot;dropping-particle&quot;:&quot;&quot;,&quot;non-dropping-particle&quot;:&quot;&quot;},{&quot;family&quot;:&quot;Hanifi&quot;,&quot;given&quot;:&quot;Nasrin&quot;,&quot;parse-names&quot;:false,&quot;dropping-particle&quot;:&quot;&quot;,&quot;non-dropping-particle&quot;:&quot;&quot;},{&quot;family&quot;:&quot;Hareru&quot;,&quot;given&quot;:&quot;Habtamu Endashaw&quot;,&quot;parse-names&quot;:false,&quot;dropping-particle&quot;:&quot;&quot;,&quot;non-dropping-particle&quot;:&quot;&quot;},{&quot;family&quot;:&quot;Haro&quot;,&quot;given&quot;:&quot;Josep Maria&quot;,&quot;parse-names&quot;:false,&quot;dropping-particle&quot;:&quot;&quot;,&quot;non-dropping-particle&quot;:&quot;&quot;},{&quot;family&quot;:&quot;Has&quot;,&quot;given&quot;:&quot;Eka Mishbahatul Marah&quot;,&quot;parse-names&quot;:false,&quot;dropping-particle&quot;:&quot;&quot;,&quot;non-dropping-particle&quot;:&quot;&quot;},{&quot;family&quot;:&quot;Hasaballah&quot;,&quot;given&quot;:&quot;Ahmed I&quot;,&quot;parse-names&quot;:false,&quot;dropping-particle&quot;:&quot;&quot;,&quot;non-dropping-particle&quot;:&quot;&quot;},{&quot;family&quot;:&quot;Hasani&quot;,&quot;given&quot;:&quot;Hamidreza&quot;,&quot;parse-names&quot;:false,&quot;dropping-particle&quot;:&quot;&quot;,&quot;non-dropping-particle&quot;:&quot;&quot;},{&quot;family&quot;:&quot;Hay&quot;,&quot;given&quot;:&quot;Simon I&quot;,&quot;parse-names&quot;:false,&quot;dropping-particle&quot;:&quot;&quot;,&quot;non-dropping-particle&quot;:&quot;&quot;},{&quot;family&quot;:&quot;Herbert&quot;,&quot;given&quot;:&quot;Molly E&quot;,&quot;parse-names&quot;:false,&quot;dropping-particle&quot;:&quot;&quot;,&quot;non-dropping-particle&quot;:&quot;&quot;},{&quot;family&quot;:&quot;Hesari&quot;,&quot;given&quot;:&quot;Marjan&quot;,&quot;parse-names&quot;:false,&quot;dropping-particle&quot;:&quot;&quot;,&quot;non-dropping-particle&quot;:&quot;&quot;},{&quot;family&quot;:&quot;Hlongwa&quot;,&quot;given&quot;:&quot;Mbuzeleni&quot;,&quot;parse-names&quot;:false,&quot;dropping-particle&quot;:&quot;&quot;,&quot;non-dropping-particle&quot;:&quot;&quot;},{&quot;family&quot;:&quot;Hossain&quot;,&quot;given&quot;:&quot;Mazeda&quot;,&quot;parse-names&quot;:false,&quot;dropping-particle&quot;:&quot;&quot;,&quot;non-dropping-particle&quot;:&quot;&quot;},{&quot;family&quot;:&quot;Hossain&quot;,&quot;given&quot;:&quot;Md Mahbub&quot;,&quot;parse-names&quot;:false,&quot;dropping-particle&quot;:&quot;&quot;,&quot;non-dropping-particle&quot;:&quot;&quot;},{&quot;family&quot;:&quot;Hossain&quot;,&quot;given&quot;:&quot;Md Sabbir&quot;,&quot;parse-names&quot;:false,&quot;dropping-particle&quot;:&quot;&quot;,&quot;non-dropping-particle&quot;:&quot;&quot;},{&quot;family&quot;:&quot;Hossain&quot;,&quot;given&quot;:&quot;Mohammad Bellal&quot;,&quot;parse-names&quot;:false,&quot;dropping-particle&quot;:&quot;&quot;,&quot;non-dropping-particle&quot;:&quot;&quot;},{&quot;family&quot;:&quot;Hu&quot;,&quot;given&quot;:&quot;Chengxi&quot;,&quot;parse-names&quot;:false,&quot;dropping-particle&quot;:&quot;&quot;,&quot;non-dropping-particle&quot;:&quot;&quot;},{&quot;family&quot;:&quot;Huang&quot;,&quot;given&quot;:&quot;Junjie&quot;,&quot;parse-names&quot;:false,&quot;dropping-particle&quot;:&quot;&quot;,&quot;non-dropping-particle&quot;:&quot;&quot;},{&quot;family&quot;:&quot;Huang&quot;,&quot;given&quot;:&quot;Yongsong&quot;,&quot;parse-names&quot;:false,&quot;dropping-particle&quot;:&quot;&quot;,&quot;non-dropping-particle&quot;:&quot;&quot;},{&quot;family&quot;:&quot;Iftikhar&quot;,&quot;given&quot;:&quot;Pulwasha Maria&quot;,&quot;parse-names&quot;:false,&quot;dropping-particle&quot;:&quot;&quot;,&quot;non-dropping-particle&quot;:&quot;&quot;},{&quot;family&quot;:&quot;Iqbal&quot;,&quot;given&quot;:&quot;Meesha&quot;,&quot;parse-names&quot;:false,&quot;dropping-particle&quot;:&quot;&quot;,&quot;non-dropping-particle&quot;:&quot;&quot;},{&quot;family&quot;:&quot;Irham&quot;,&quot;given&quot;:&quot;Lalu Muhammad&quot;,&quot;parse-names&quot;:false,&quot;dropping-particle&quot;:&quot;&quot;,&quot;non-dropping-particle&quot;:&quot;&quot;},{&quot;family&quot;:&quot;Iskander&quot;,&quot;given&quot;:&quot;Teresa R&quot;,&quot;parse-names&quot;:false,&quot;dropping-particle&quot;:&quot;&quot;,&quot;non-dropping-particle&quot;:&quot;&quot;},{&quot;family&quot;:&quot;Islam&quot;,&quot;given&quot;:&quot;Md Shahinul&quot;,&quot;parse-names&quot;:false,&quot;dropping-particle&quot;:&quot;&quot;,&quot;non-dropping-particle&quot;:&quot;&quot;},{&quot;family&quot;:&quot;Islam&quot;,&quot;given&quot;:&quot;Sheikh Mohammed Shariful&quot;,&quot;parse-names&quot;:false,&quot;dropping-particle&quot;:&quot;&quot;,&quot;non-dropping-particle&quot;:&quot;&quot;},{&quot;family&quot;:&quot;Jabbarinejad&quot;,&quot;given&quot;:&quot;Roxana&quot;,&quot;parse-names&quot;:false,&quot;dropping-particle&quot;:&quot;&quot;,&quot;non-dropping-particle&quot;:&quot;&quot;},{&quot;family&quot;:&quot;Jena&quot;,&quot;given&quot;:&quot;Belayneh Hamdela&quot;,&quot;parse-names&quot;:false,&quot;dropping-particle&quot;:&quot;&quot;,&quot;non-dropping-particle&quot;:&quot;&quot;},{&quot;family&quot;:&quot;Jha&quot;,&quot;given&quot;:&quot;Ravi Prakash&quot;,&quot;parse-names&quot;:false,&quot;dropping-particle&quot;:&quot;&quot;,&quot;non-dropping-particle&quot;:&quot;&quot;},{&quot;family&quot;:&quot;Joseph&quot;,&quot;given&quot;:&quot;Nitin&quot;,&quot;parse-names&quot;:false,&quot;dropping-particle&quot;:&quot;&quot;,&quot;non-dropping-particle&quot;:&quot;&quot;},{&quot;family&quot;:&quot;Joshua&quot;,&quot;given&quot;:&quot;Charity Ehimwenma&quot;,&quot;parse-names&quot;:false,&quot;dropping-particle&quot;:&quot;&quot;,&quot;non-dropping-particle&quot;:&quot;&quot;},{&quot;family&quot;:&quot;Kang&quot;,&quot;given&quot;:&quot;Jiseung&quot;,&quot;parse-names&quot;:false,&quot;dropping-particle&quot;:&quot;&quot;,&quot;non-dropping-particle&quot;:&quot;&quot;},{&quot;family&quot;:&quot;Kanmodi&quot;,&quot;given&quot;:&quot;Kehinde Kazeem&quot;,&quot;parse-names&quot;:false,&quot;dropping-particle&quot;:&quot;&quot;,&quot;non-dropping-particle&quot;:&quot;&quot;},{&quot;family&quot;:&quot;Karajizadeh&quot;,&quot;given&quot;:&quot;Mehrdad&quot;,&quot;parse-names&quot;:false,&quot;dropping-particle&quot;:&quot;&quot;,&quot;non-dropping-particle&quot;:&quot;&quot;},{&quot;family&quot;:&quot;Karami&quot;,&quot;given&quot;:&quot;Jafar&quot;,&quot;parse-names&quot;:false,&quot;dropping-particle&quot;:&quot;&quot;,&quot;non-dropping-particle&quot;:&quot;&quot;},{&quot;family&quot;:&quot;Kashoo&quot;,&quot;given&quot;:&quot;Faizan Zaffar&quot;,&quot;parse-names&quot;:false,&quot;dropping-particle&quot;:&quot;&quot;,&quot;non-dropping-particle&quot;:&quot;&quot;},{&quot;family&quot;:&quot;Khaing&quot;,&quot;given&quot;:&quot;Inn Kynn&quot;,&quot;parse-names&quot;:false,&quot;dropping-particle&quot;:&quot;&quot;,&quot;non-dropping-particle&quot;:&quot;&quot;},{&quot;family&quot;:&quot;Khajuria&quot;,&quot;given&quot;:&quot;Himanshu&quot;,&quot;parse-names&quot;:false,&quot;dropping-particle&quot;:&quot;&quot;,&quot;non-dropping-particle&quot;:&quot;&quot;},{&quot;family&quot;:&quot;Khalil&quot;,&quot;given&quot;:&quot;Mariam&quot;,&quot;parse-names&quot;:false,&quot;dropping-particle&quot;:&quot;&quot;,&quot;non-dropping-particle&quot;:&quot;&quot;},{&quot;family&quot;:&quot;Khan&quot;,&quot;given&quot;:&quot;Iqra Hamid&quot;,&quot;parse-names&quot;:false,&quot;dropping-particle&quot;:&quot;&quot;,&quot;non-dropping-particle&quot;:&quot;&quot;},{&quot;family&quot;:&quot;Khan&quot;,&quot;given&quot;:&quot;Ramsha Mushtaq&quot;,&quot;parse-names&quot;:false,&quot;dropping-particle&quot;:&quot;&quot;,&quot;non-dropping-particle&quot;:&quot;&quot;},{&quot;family&quot;:&quot;Khanmohammadi&quot;,&quot;given&quot;:&quot;Shaghayegh&quot;,&quot;parse-names&quot;:false,&quot;dropping-particle&quot;:&quot;&quot;,&quot;non-dropping-particle&quot;:&quot;&quot;},{&quot;family&quot;:&quot;Khasbage&quot;,&quot;given&quot;:&quot;Sameer Uttamaro&quot;,&quot;parse-names&quot;:false,&quot;dropping-particle&quot;:&quot;&quot;,&quot;non-dropping-particle&quot;:&quot;&quot;},{&quot;family&quot;:&quot;Kheirallah&quot;,&quot;given&quot;:&quot;Khalid A&quot;,&quot;parse-names&quot;:false,&quot;dropping-particle&quot;:&quot;&quot;,&quot;non-dropping-particle&quot;:&quot;&quot;},{&quot;family&quot;:&quot;Khoshvaght&quot;,&quot;given&quot;:&quot;Samira&quot;,&quot;parse-names&quot;:false,&quot;dropping-particle&quot;:&quot;&quot;,&quot;non-dropping-particle&quot;:&quot;&quot;},{&quot;family&quot;:&quot;Khosrowjerdi&quot;,&quot;given&quot;:&quot;Mahmood&quot;,&quot;parse-names&quot;:false,&quot;dropping-particle&quot;:&quot;&quot;,&quot;non-dropping-particle&quot;:&quot;&quot;},{&quot;family&quot;:&quot;Khubchandani&quot;,&quot;given&quot;:&quot;Jagdish&quot;,&quot;parse-names&quot;:false,&quot;dropping-particle&quot;:&quot;&quot;,&quot;non-dropping-particle&quot;:&quot;&quot;},{&quot;family&quot;:&quot;Kim&quot;,&quot;given&quot;:&quot;Jinho&quot;,&quot;parse-names&quot;:false,&quot;dropping-particle&quot;:&quot;&quot;,&quot;non-dropping-particle&quot;:&quot;&quot;},{&quot;family&quot;:&quot;Kim&quot;,&quot;given&quot;:&quot;Kwanghyun&quot;,&quot;parse-names&quot;:false,&quot;dropping-particle&quot;:&quot;&quot;,&quot;non-dropping-particle&quot;:&quot;&quot;},{&quot;family&quot;:&quot;Knaul&quot;,&quot;given&quot;:&quot;Felicia Marie&quot;,&quot;parse-names&quot;:false,&quot;dropping-particle&quot;:&quot;&quot;,&quot;non-dropping-particle&quot;:&quot;&quot;},{&quot;family&quot;:&quot;Knudsen&quot;,&quot;given&quot;:&quot;Ann Kristin Skrindo&quot;,&quot;parse-names&quot;:false,&quot;dropping-particle&quot;:&quot;&quot;,&quot;non-dropping-particle&quot;:&quot;&quot;},{&quot;family&quot;:&quot;Koomson-Yalley&quot;,&quot;given&quot;:&quot;Elizabeth&quot;,&quot;parse-names&quot;:false,&quot;dropping-particle&quot;:&quot;&quot;,&quot;non-dropping-particle&quot;:&quot;&quot;},{&quot;family&quot;:&quot;Kretchy&quot;,&quot;given&quot;:&quot;Irene Akwo&quot;,&quot;parse-names&quot;:false,&quot;dropping-particle&quot;:&quot;&quot;,&quot;non-dropping-particle&quot;:&quot;&quot;},{&quot;family&quot;:&quot;Krishan&quot;,&quot;given&quot;:&quot;Kewal&quot;,&quot;parse-names&quot;:false,&quot;dropping-particle&quot;:&quot;&quot;,&quot;non-dropping-particle&quot;:&quot;&quot;},{&quot;family&quot;:&quot;Kuate Defo&quot;,&quot;given&quot;:&quot;Barthelemy&quot;,&quot;parse-names&quot;:false,&quot;dropping-particle&quot;:&quot;&quot;,&quot;non-dropping-particle&quot;:&quot;&quot;},{&quot;family&quot;:&quot;Kuddus&quot;,&quot;given&quot;:&quot;Mohammed&quot;,&quot;parse-names&quot;:false,&quot;dropping-particle&quot;:&quot;&quot;,&quot;non-dropping-particle&quot;:&quot;&quot;},{&quot;family&quot;:&quot;Kuitunen&quot;,&quot;given&quot;:&quot;Ilari&quot;,&quot;parse-names&quot;:false,&quot;dropping-particle&quot;:&quot;&quot;,&quot;non-dropping-particle&quot;:&quot;&quot;},{&quot;family&quot;:&quot;Kulimbet&quot;,&quot;given&quot;:&quot;Mukhtar&quot;,&quot;parse-names&quot;:false,&quot;dropping-particle&quot;:&quot;&quot;,&quot;non-dropping-particle&quot;:&quot;&quot;},{&quot;family&quot;:&quot;Kumar&quot;,&quot;given&quot;:&quot;Dewesh&quot;,&quot;parse-names&quot;:false,&quot;dropping-particle&quot;:&quot;&quot;,&quot;non-dropping-particle&quot;:&quot;&quot;},{&quot;family&quot;:&quot;Kumar&quot;,&quot;given&quot;:&quot;G Anil&quot;,&quot;parse-names&quot;:false,&quot;dropping-particle&quot;:&quot;&quot;,&quot;non-dropping-particle&quot;:&quot;&quot;},{&quot;family&quot;:&quot;Kumar&quot;,&quot;given&quot;:&quot;Kamal&quot;,&quot;parse-names&quot;:false,&quot;dropping-particle&quot;:&quot;&quot;,&quot;non-dropping-particle&quot;:&quot;&quot;},{&quot;family&quot;:&quot;Kumar&quot;,&quot;given&quot;:&quot;Manasi&quot;,&quot;parse-names&quot;:false,&quot;dropping-particle&quot;:&quot;&quot;,&quot;non-dropping-particle&quot;:&quot;&quot;},{&quot;family&quot;:&quot;Kumar&quot;,&quot;given&quot;:&quot;Rakesh&quot;,&quot;parse-names&quot;:false,&quot;dropping-particle&quot;:&quot;&quot;,&quot;non-dropping-particle&quot;:&quot;&quot;},{&quot;family&quot;:&quot;Kumar&quot;,&quot;given&quot;:&quot;Vijay&quot;,&quot;parse-names&quot;:false,&quot;dropping-particle&quot;:&quot;&quot;,&quot;non-dropping-particle&quot;:&quot;&quot;},{&quot;family&quot;:&quot;Kusi Amponsah&quot;,&quot;given&quot;:&quot;Abigail&quot;,&quot;parse-names&quot;:false,&quot;dropping-particle&quot;:&quot;&quot;,&quot;non-dropping-particle&quot;:&quot;&quot;},{&quot;family&quot;:&quot;Kusnali&quot;,&quot;given&quot;:&quot;Asep&quot;,&quot;parse-names&quot;:false,&quot;dropping-particle&quot;:&quot;&quot;,&quot;non-dropping-particle&quot;:&quot;&quot;},{&quot;family&quot;:&quot;Kuwornu&quot;,&quot;given&quot;:&quot;John Paul&quot;,&quot;parse-names&quot;:false,&quot;dropping-particle&quot;:&quot;&quot;,&quot;non-dropping-particle&quot;:&quot;&quot;},{&quot;family&quot;:&quot;Kyei-Arthur&quot;,&quot;given&quot;:&quot;Frank&quot;,&quot;parse-names&quot;:false,&quot;dropping-particle&quot;:&quot;&quot;,&quot;non-dropping-particle&quot;:&quot;&quot;},{&quot;family&quot;:&quot;L C&quot;,&quot;given&quot;:&quot;Pallavi&quot;,&quot;parse-names&quot;:false,&quot;dropping-particle&quot;:&quot;&quot;,&quot;non-dropping-particle&quot;:&quot;&quot;},{&quot;family&quot;:&quot;Laflamme&quot;,&quot;given&quot;:&quot;Lucie&quot;,&quot;parse-names&quot;:false,&quot;dropping-particle&quot;:&quot;&quot;,&quot;non-dropping-particle&quot;:&quot;&quot;},{&quot;family&quot;:&quot;Lahariya&quot;,&quot;given&quot;:&quot;Chandrakant&quot;,&quot;parse-names&quot;:false,&quot;dropping-particle&quot;:&quot;&quot;,&quot;non-dropping-particle&quot;:&quot;&quot;},{&quot;family&quot;:&quot;Lajunen&quot;,&quot;given&quot;:&quot;Timo&quot;,&quot;parse-names&quot;:false,&quot;dropping-particle&quot;:&quot;&quot;,&quot;non-dropping-particle&quot;:&quot;&quot;},{&quot;family&quot;:&quot;Langguth&quot;,&quot;given&quot;:&quot;Berthold&quot;,&quot;parse-names&quot;:false,&quot;dropping-particle&quot;:&quot;&quot;,&quot;non-dropping-particle&quot;:&quot;&quot;},{&quot;family&quot;:&quot;Laslett&quot;,&quot;given&quot;:&quot;Anne-Marie&quot;,&quot;parse-names&quot;:false,&quot;dropping-particle&quot;:&quot;&quot;,&quot;non-dropping-particle&quot;:&quot;&quot;},{&quot;family&quot;:&quot;Lassi&quot;,&quot;given&quot;:&quot;Zohra S&quot;,&quot;parse-names&quot;:false,&quot;dropping-particle&quot;:&quot;&quot;,&quot;non-dropping-particle&quot;:&quot;&quot;},{&quot;family&quot;:&quot;Latif&quot;,&quot;given&quot;:&quot;Areeba&quot;,&quot;parse-names&quot;:false,&quot;dropping-particle&quot;:&quot;&quot;,&quot;non-dropping-particle&quot;:&quot;&quot;},{&quot;family&quot;:&quot;Lawal&quot;,&quot;given&quot;:&quot;Saheed Akinmayowa&quot;,&quot;parse-names&quot;:false,&quot;dropping-particle&quot;:&quot;&quot;,&quot;non-dropping-particle&quot;:&quot;&quot;},{&quot;family&quot;:&quot;Lawan&quot;,&quot;given&quot;:&quot;Aliyu&quot;,&quot;parse-names&quot;:false,&quot;dropping-particle&quot;:&quot;&quot;,&quot;non-dropping-particle&quot;:&quot;&quot;},{&quot;family&quot;:&quot;Lee&quot;,&quot;given&quot;:&quot;Seung Won&quot;,&quot;parse-names&quot;:false,&quot;dropping-particle&quot;:&quot;&quot;,&quot;non-dropping-particle&quot;:&quot;&quot;},{&quot;family&quot;:&quot;Leshargie&quot;,&quot;given&quot;:&quot;Cheru Tesema&quot;,&quot;parse-names&quot;:false,&quot;dropping-particle&quot;:&quot;&quot;,&quot;non-dropping-particle&quot;:&quot;&quot;},{&quot;family&quot;:&quot;Li&quot;,&quot;given&quot;:&quot;Jie&quot;,&quot;parse-names&quot;:false,&quot;dropping-particle&quot;:&quot;&quot;,&quot;non-dropping-particle&quot;:&quot;&quot;},{&quot;family&quot;:&quot;Li&quot;,&quot;given&quot;:&quot;Zhihui&quot;,&quot;parse-names&quot;:false,&quot;dropping-particle&quot;:&quot;&quot;,&quot;non-dropping-particle&quot;:&quot;&quot;},{&quot;family&quot;:&quot;Liu&quot;,&quot;given&quot;:&quot;Jue&quot;,&quot;parse-names&quot;:false,&quot;dropping-particle&quot;:&quot;&quot;,&quot;non-dropping-particle&quot;:&quot;&quot;},{&quot;family&quot;:&quot;Liu&quot;,&quot;given&quot;:&quot;Xuefeng&quot;,&quot;parse-names&quot;:false,&quot;dropping-particle&quot;:&quot;&quot;,&quot;non-dropping-particle&quot;:&quot;&quot;},{&quot;family&quot;:&quot;Llanaj&quot;,&quot;given&quot;:&quot;Erand&quot;,&quot;parse-names&quot;:false,&quot;dropping-particle&quot;:&quot;&quot;,&quot;non-dropping-particle&quot;:&quot;&quot;},{&quot;family&quot;:&quot;Loreche&quot;,&quot;given&quot;:&quot;Arianna Maever&quot;,&quot;parse-names&quot;:false,&quot;dropping-particle&quot;:&quot;&quot;,&quot;non-dropping-particle&quot;:&quot;&quot;},{&quot;family&quot;:&quot;Ma&quot;,&quot;given&quot;:&quot;Kevin Sheng-Kai&quot;,&quot;parse-names&quot;:false,&quot;dropping-particle&quot;:&quot;&quot;,&quot;non-dropping-particle&quot;:&quot;&quot;},{&quot;family&quot;:&quot;Ma&quot;,&quot;given&quot;:&quot;Zheng Feei&quot;,&quot;parse-names&quot;:false,&quot;dropping-particle&quot;:&quot;&quot;,&quot;non-dropping-particle&quot;:&quot;&quot;},{&quot;family&quot;:&quot;Madadizadeh&quot;,&quot;given&quot;:&quot;Farzan&quot;,&quot;parse-names&quot;:false,&quot;dropping-particle&quot;:&quot;&quot;,&quot;non-dropping-particle&quot;:&quot;&quot;},{&quot;family&quot;:&quot;Madureira-Carvalho&quot;,&quot;given&quot;:&quot;Aurea Marilia&quot;,&quot;parse-names&quot;:false,&quot;dropping-particle&quot;:&quot;&quot;,&quot;non-dropping-particle&quot;:&quot;&quot;},{&quot;family&quot;:&quot;Mahmood&quot;,&quot;given&quot;:&quot;Nozad Hussein&quot;,&quot;parse-names&quot;:false,&quot;dropping-particle&quot;:&quot;&quot;,&quot;non-dropping-particle&quot;:&quot;&quot;},{&quot;family&quot;:&quot;Makram&quot;,&quot;given&quot;:&quot;Abdelrahman M&quot;,&quot;parse-names&quot;:false,&quot;dropping-particle&quot;:&quot;&quot;,&quot;non-dropping-particle&quot;:&quot;&quot;},{&quot;family&quot;:&quot;Mallick&quot;,&quot;given&quot;:&quot;Trisha&quot;,&quot;parse-names&quot;:false,&quot;dropping-particle&quot;:&quot;&quot;,&quot;non-dropping-particle&quot;:&quot;&quot;},{&quot;family&quot;:&quot;Malta&quot;,&quot;given&quot;:&quot;Deborah Carvalho&quot;,&quot;parse-names&quot;:false,&quot;dropping-particle&quot;:&quot;&quot;,&quot;non-dropping-particle&quot;:&quot;&quot;},{&quot;family&quot;:&quot;Manjani&quot;,&quot;given&quot;:&quot;Lokesh&quot;,&quot;parse-names&quot;:false,&quot;dropping-particle&quot;:&quot;&quot;,&quot;non-dropping-particle&quot;:&quot;&quot;},{&quot;family&quot;:&quot;Maravilla&quot;,&quot;given&quot;:&quot;Joemer C&quot;,&quot;parse-names&quot;:false,&quot;dropping-particle&quot;:&quot;&quot;,&quot;non-dropping-particle&quot;:&quot;&quot;},{&quot;family&quot;:&quot;Marzouk&quot;,&quot;given&quot;:&quot;Sammer&quot;,&quot;parse-names&quot;:false,&quot;dropping-particle&quot;:&quot;&quot;,&quot;non-dropping-particle&quot;:&quot;&quot;},{&quot;family&quot;:&quot;Matei&quot;,&quot;given&quot;:&quot;Clara N&quot;,&quot;parse-names&quot;:false,&quot;dropping-particle&quot;:&quot;&quot;,&quot;non-dropping-particle&quot;:&quot;&quot;},{&quot;family&quot;:&quot;Mathangasinghe&quot;,&quot;given&quot;:&quot;Yasith&quot;,&quot;parse-names&quot;:false,&quot;dropping-particle&quot;:&quot;&quot;,&quot;non-dropping-particle&quot;:&quot;&quot;},{&quot;family&quot;:&quot;Mattoo&quot;,&quot;given&quot;:&quot;Khurshid A&quot;,&quot;parse-names&quot;:false,&quot;dropping-particle&quot;:&quot;&quot;,&quot;non-dropping-particle&quot;:&quot;&quot;},{&quot;family&quot;:&quot;Maulik&quot;,&quot;given&quot;:&quot;Pallab K&quot;,&quot;parse-names&quot;:false,&quot;dropping-particle&quot;:&quot;&quot;,&quot;non-dropping-particle&quot;:&quot;&quot;},{&quot;family&quot;:&quot;Mbachu&quot;,&quot;given&quot;:&quot;Ikechukwu Innocent&quot;,&quot;parse-names&quot;:false,&quot;dropping-particle&quot;:&quot;&quot;,&quot;non-dropping-particle&quot;:&quot;&quot;},{&quot;family&quot;:&quot;McLaughlin&quot;,&quot;given&quot;:&quot;Susan A&quot;,&quot;parse-names&quot;:false,&quot;dropping-particle&quot;:&quot;&quot;,&quot;non-dropping-particle&quot;:&quot;&quot;},{&quot;family&quot;:&quot;McPhail&quot;,&quot;given&quot;:&quot;Steven M&quot;,&quot;parse-names&quot;:false,&quot;dropping-particle&quot;:&quot;&quot;,&quot;non-dropping-particle&quot;:&quot;&quot;},{&quot;family&quot;:&quot;Meles&quot;,&quot;given&quot;:&quot;Hadush Negash&quot;,&quot;parse-names&quot;:false,&quot;dropping-particle&quot;:&quot;&quot;,&quot;non-dropping-particle&quot;:&quot;&quot;},{&quot;family&quot;:&quot;Mendoza&quot;,&quot;given&quot;:&quot;Walter&quot;,&quot;parse-names&quot;:false,&quot;dropping-particle&quot;:&quot;&quot;,&quot;non-dropping-particle&quot;:&quot;&quot;},{&quot;family&quot;:&quot;Menezes&quot;,&quot;given&quot;:&quot;Ritesh G&quot;,&quot;parse-names&quot;:false,&quot;dropping-particle&quot;:&quot;&quot;,&quot;non-dropping-particle&quot;:&quot;&quot;},{&quot;family&quot;:&quot;Mengesha&quot;,&quot;given&quot;:&quot;Endalkachew Worku&quot;,&quot;parse-names&quot;:false,&quot;dropping-particle&quot;:&quot;&quot;,&quot;non-dropping-particle&quot;:&quot;&quot;},{&quot;family&quot;:&quot;Mestrovic&quot;,&quot;given&quot;:&quot;Tomislav&quot;,&quot;parse-names&quot;:false,&quot;dropping-particle&quot;:&quot;&quot;,&quot;non-dropping-particle&quot;:&quot;&quot;},{&quot;family&quot;:&quot;Mettananda&quot;,&quot;given&quot;:&quot;Sachith&quot;,&quot;parse-names&quot;:false,&quot;dropping-particle&quot;:&quot;&quot;,&quot;non-dropping-particle&quot;:&quot;&quot;},{&quot;family&quot;:&quot;Mewoabi&quot;,&quot;given&quot;:&quot;Sandrine Donfack D&quot;,&quot;parse-names&quot;:false,&quot;dropping-particle&quot;:&quot;&quot;,&quot;non-dropping-particle&quot;:&quot;&quot;},{&quot;family&quot;:&quot;Michelerio&quot;,&quot;given&quot;:&quot;Andrea&quot;,&quot;parse-names&quot;:false,&quot;dropping-particle&quot;:&quot;&quot;,&quot;non-dropping-particle&quot;:&quot;&quot;},{&quot;family&quot;:&quot;Miller&quot;,&quot;given&quot;:&quot;Ted R&quot;,&quot;parse-names&quot;:false,&quot;dropping-particle&quot;:&quot;&quot;,&quot;non-dropping-particle&quot;:&quot;&quot;},{&quot;family&quot;:&quot;Minervini&quot;,&quot;given&quot;:&quot;Giuseppe&quot;,&quot;parse-names&quot;:false,&quot;dropping-particle&quot;:&quot;&quot;,&quot;non-dropping-particle&quot;:&quot;&quot;},{&quot;family&quot;:&quot;Mirghafourvand&quot;,&quot;given&quot;:&quot;Mojgan&quot;,&quot;parse-names&quot;:false,&quot;dropping-particle&quot;:&quot;&quot;,&quot;non-dropping-particle&quot;:&quot;&quot;},{&quot;family&quot;:&quot;Mittal&quot;,&quot;given&quot;:&quot;Chaitanya&quot;,&quot;parse-names&quot;:false,&quot;dropping-particle&quot;:&quot;&quot;,&quot;non-dropping-particle&quot;:&quot;&quot;},{&quot;family&quot;:&quot;Mohamed&quot;,&quot;given&quot;:&quot;Mona Gamal&quot;,&quot;parse-names&quot;:false,&quot;dropping-particle&quot;:&quot;&quot;,&quot;non-dropping-particle&quot;:&quot;&quot;},{&quot;family&quot;:&quot;Mohamed&quot;,&quot;given&quot;:&quot;Nouh Saad&quot;,&quot;parse-names&quot;:false,&quot;dropping-particle&quot;:&quot;&quot;,&quot;non-dropping-particle&quot;:&quot;&quot;},{&quot;family&quot;:&quot;Mohamed Ahmed&quot;,&quot;given&quot;:&quot;Khabab Abbasher Hussien&quot;,&quot;parse-names&quot;:false,&quot;dropping-particle&quot;:&quot;&quot;,&quot;non-dropping-particle&quot;:&quot;&quot;},{&quot;family&quot;:&quot;Mohammad-Alizadeh-Charandabi&quot;,&quot;given&quot;:&quot;Sakineh&quot;,&quot;parse-names&quot;:false,&quot;dropping-particle&quot;:&quot;&quot;,&quot;non-dropping-particle&quot;:&quot;&quot;},{&quot;family&quot;:&quot;Mohammadian-Hafshejani&quot;,&quot;given&quot;:&quot;Abdollah&quot;,&quot;parse-names&quot;:false,&quot;dropping-particle&quot;:&quot;&quot;,&quot;non-dropping-particle&quot;:&quot;&quot;},{&quot;family&quot;:&quot;Mohammed&quot;,&quot;given&quot;:&quot;Shafiu&quot;,&quot;parse-names&quot;:false,&quot;dropping-particle&quot;:&quot;&quot;,&quot;non-dropping-particle&quot;:&quot;&quot;},{&quot;family&quot;:&quot;Mokdad&quot;,&quot;given&quot;:&quot;Ali H&quot;,&quot;parse-names&quot;:false,&quot;dropping-particle&quot;:&quot;&quot;,&quot;non-dropping-particle&quot;:&quot;&quot;},{&quot;family&quot;:&quot;Molavi Vardanjani&quot;,&quot;given&quot;:&quot;Hossein&quot;,&quot;parse-names&quot;:false,&quot;dropping-particle&quot;:&quot;&quot;,&quot;non-dropping-particle&quot;:&quot;&quot;},{&quot;family&quot;:&quot;Monasta&quot;,&quot;given&quot;:&quot;Lorenzo&quot;,&quot;parse-names&quot;:false,&quot;dropping-particle&quot;:&quot;&quot;,&quot;non-dropping-particle&quot;:&quot;&quot;},{&quot;family&quot;:&quot;Moradi&quot;,&quot;given&quot;:&quot;Yousef&quot;,&quot;parse-names&quot;:false,&quot;dropping-particle&quot;:&quot;&quot;,&quot;non-dropping-particle&quot;:&quot;&quot;},{&quot;family&quot;:&quot;Moreira&quot;,&quot;given&quot;:&quot;Rafael Silveira&quot;,&quot;parse-names&quot;:false,&quot;dropping-particle&quot;:&quot;&quot;,&quot;non-dropping-particle&quot;:&quot;&quot;},{&quot;family&quot;:&quot;Motappa&quot;,&quot;given&quot;:&quot;Rohith&quot;,&quot;parse-names&quot;:false,&quot;dropping-particle&quot;:&quot;&quot;,&quot;non-dropping-particle&quot;:&quot;&quot;},{&quot;family&quot;:&quot;Mozahheb Yousefi&quot;,&quot;given&quot;:&quot;Kimia&quot;,&quot;parse-names&quot;:false,&quot;dropping-particle&quot;:&quot;&quot;,&quot;non-dropping-particle&quot;:&quot;&quot;},{&quot;family&quot;:&quot;Mubarik&quot;,&quot;given&quot;:&quot;Sumaira&quot;,&quot;parse-names&quot;:false,&quot;dropping-particle&quot;:&quot;&quot;,&quot;non-dropping-particle&quot;:&quot;&quot;},{&quot;family&quot;:&quot;Mujica&quot;,&quot;given&quot;:&quot;Oscar J&quot;,&quot;parse-names&quot;:false,&quot;dropping-particle&quot;:&quot;&quot;,&quot;non-dropping-particle&quot;:&quot;&quot;},{&quot;family&quot;:&quot;Mullany&quot;,&quot;given&quot;:&quot;Erin C&quot;,&quot;parse-names&quot;:false,&quot;dropping-particle&quot;:&quot;&quot;,&quot;non-dropping-particle&quot;:&quot;&quot;},{&quot;family&quot;:&quot;Murray&quot;,&quot;given&quot;:&quot;Christopher J L&quot;,&quot;parse-names&quot;:false,&quot;dropping-particle&quot;:&quot;&quot;,&quot;non-dropping-particle&quot;:&quot;&quot;},{&quot;family&quot;:&quot;Myung&quot;,&quot;given&quot;:&quot;Woojae&quot;,&quot;parse-names&quot;:false,&quot;dropping-particle&quot;:&quot;&quot;,&quot;non-dropping-particle&quot;:&quot;&quot;},{&quot;family&quot;:&quot;Nagarajan&quot;,&quot;given&quot;:&quot;Karikalan&quot;,&quot;parse-names&quot;:false,&quot;dropping-particle&quot;:&quot;&quot;,&quot;non-dropping-particle&quot;:&quot;&quot;},{&quot;family&quot;:&quot;Nargus&quot;,&quot;given&quot;:&quot;Shumaila&quot;,&quot;parse-names&quot;:false,&quot;dropping-particle&quot;:&quot;&quot;,&quot;non-dropping-particle&quot;:&quot;&quot;},{&quot;family&quot;:&quot;Nashwan&quot;,&quot;given&quot;:&quot;Abdulqadir J&quot;,&quot;parse-names&quot;:false,&quot;dropping-particle&quot;:&quot;&quot;,&quot;non-dropping-particle&quot;:&quot;&quot;},{&quot;family&quot;:&quot;Nassar&quot;,&quot;given&quot;:&quot;Mahmoud&quot;,&quot;parse-names&quot;:false,&quot;dropping-particle&quot;:&quot;&quot;,&quot;non-dropping-particle&quot;:&quot;&quot;},{&quot;family&quot;:&quot;Navaratna&quot;,&quot;given&quot;:&quot;Samidi Nirasha Kumari&quot;,&quot;parse-names&quot;:false,&quot;dropping-particle&quot;:&quot;&quot;,&quot;non-dropping-particle&quot;:&quot;&quot;},{&quot;family&quot;:&quot;Nayak&quot;,&quot;given&quot;:&quot;Biswa Prakash&quot;,&quot;parse-names&quot;:false,&quot;dropping-particle&quot;:&quot;&quot;,&quot;non-dropping-particle&quot;:&quot;&quot;},{&quot;family&quot;:&quot;Nayak&quot;,&quot;given&quot;:&quot;Shalini Ganesh&quot;,&quot;parse-names&quot;:false,&quot;dropping-particle&quot;:&quot;&quot;,&quot;non-dropping-particle&quot;:&quot;&quot;},{&quot;family&quot;:&quot;Nazri-Panjaki&quot;,&quot;given&quot;:&quot;Athare&quot;,&quot;parse-names&quot;:false,&quot;dropping-particle&quot;:&quot;&quot;,&quot;non-dropping-particle&quot;:&quot;&quot;},{&quot;family&quot;:&quot;Ndungu&quot;,&quot;given&quot;:&quot;Anthony Wainaina&quot;,&quot;parse-names&quot;:false,&quot;dropping-particle&quot;:&quot;&quot;,&quot;non-dropping-particle&quot;:&quot;&quot;},{&quot;family&quot;:&quot;Nearchou&quot;,&quot;given&quot;:&quot;Finiki&quot;,&quot;parse-names&quot;:false,&quot;dropping-particle&quot;:&quot;&quot;,&quot;non-dropping-particle&quot;:&quot;&quot;},{&quot;family&quot;:&quot;Nega&quot;,&quot;given&quot;:&quot;Amanuel Tebabal&quot;,&quot;parse-names&quot;:false,&quot;dropping-particle&quot;:&quot;&quot;,&quot;non-dropping-particle&quot;:&quot;&quot;},{&quot;family&quot;:&quot;Negoi&quot;,&quot;given&quot;:&quot;Ionut&quot;,&quot;parse-names&quot;:false,&quot;dropping-particle&quot;:&quot;&quot;,&quot;non-dropping-particle&quot;:&quot;&quot;},{&quot;family&quot;:&quot;Nguyen&quot;,&quot;given&quot;:&quot;Cao Duy&quot;,&quot;parse-names&quot;:false,&quot;dropping-particle&quot;:&quot;&quot;,&quot;non-dropping-particle&quot;:&quot;&quot;},{&quot;family&quot;:&quot;Nguyen&quot;,&quot;given&quot;:&quot;Cuong Tat&quot;,&quot;parse-names&quot;:false,&quot;dropping-particle&quot;:&quot;&quot;,&quot;non-dropping-particle&quot;:&quot;&quot;},{&quot;family&quot;:&quot;Nguyen&quot;,&quot;given&quot;:&quot;Huong Lan Thi&quot;,&quot;parse-names&quot;:false,&quot;dropping-particle&quot;:&quot;&quot;,&quot;non-dropping-particle&quot;:&quot;&quot;},{&quot;family&quot;:&quot;Nguyen&quot;,&quot;given&quot;:&quot;Long&quot;,&quot;parse-names&quot;:false,&quot;dropping-particle&quot;:&quot;&quot;,&quot;non-dropping-particle&quot;:&quot;&quot;},{&quot;family&quot;:&quot;Noor&quot;,&quot;given&quot;:&quot;Syed Toukir Ahmed&quot;,&quot;parse-names&quot;:false,&quot;dropping-particle&quot;:&quot;&quot;,&quot;non-dropping-particle&quot;:&quot;&quot;},{&quot;family&quot;:&quot;Noreen&quot;,&quot;given&quot;:&quot;Mamoona&quot;,&quot;parse-names&quot;:false,&quot;dropping-particle&quot;:&quot;&quot;,&quot;non-dropping-particle&quot;:&quot;&quot;},{&quot;family&quot;:&quot;Norouzy&quot;,&quot;given&quot;:&quot;Amir&quot;,&quot;parse-names&quot;:false,&quot;dropping-particle&quot;:&quot;&quot;,&quot;non-dropping-particle&quot;:&quot;&quot;},{&quot;family&quot;:&quot;Nri-Ezedi&quot;,&quot;given&quot;:&quot;Chisom Adaobi&quot;,&quot;parse-names&quot;:false,&quot;dropping-particle&quot;:&quot;&quot;,&quot;non-dropping-particle&quot;:&quot;&quot;},{&quot;family&quot;:&quot;Nwakama&quot;,&quot;given&quot;:&quot;Chijindu N&quot;,&quot;parse-names&quot;:false,&quot;dropping-particle&quot;:&quot;&quot;,&quot;non-dropping-particle&quot;:&quot;&quot;},{&quot;family&quot;:&quot;Nyande&quot;,&quot;given&quot;:&quot;Felix Kwasi&quot;,&quot;parse-names&quot;:false,&quot;dropping-particle&quot;:&quot;&quot;,&quot;non-dropping-particle&quot;:&quot;&quot;},{&quot;family&quot;:&quot;O'Connell&quot;,&quot;given&quot;:&quot;Erin M&quot;,&quot;parse-names&quot;:false,&quot;dropping-particle&quot;:&quot;&quot;,&quot;non-dropping-particle&quot;:&quot;&quot;},{&quot;family&quot;:&quot;Okonji&quot;,&quot;given&quot;:&quot;Osaretin Christabel&quot;,&quot;parse-names&quot;:false,&quot;dropping-particle&quot;:&quot;&quot;,&quot;non-dropping-particle&quot;:&quot;&quot;},{&quot;family&quot;:&quot;Okunlola&quot;,&quot;given&quot;:&quot;John Olayemi&quot;,&quot;parse-names&quot;:false,&quot;dropping-particle&quot;:&quot;&quot;,&quot;non-dropping-particle&quot;:&quot;&quot;},{&quot;family&quot;:&quot;Olabisi&quot;,&quot;given&quot;:&quot;Oluwaseyi Isaiah&quot;,&quot;parse-names&quot;:false,&quot;dropping-particle&quot;:&quot;&quot;,&quot;non-dropping-particle&quot;:&quot;&quot;},{&quot;family&quot;:&quot;Olorunsaiye&quot;,&quot;given&quot;:&quot;Comfort Z&quot;,&quot;parse-names&quot;:false,&quot;dropping-particle&quot;:&quot;&quot;,&quot;non-dropping-particle&quot;:&quot;&quot;},{&quot;family&quot;:&quot;Onie&quot;,&quot;given&quot;:&quot;Sandersan&quot;,&quot;parse-names&quot;:false,&quot;dropping-particle&quot;:&quot;&quot;,&quot;non-dropping-particle&quot;:&quot;&quot;},{&quot;family&quot;:&quot;Onwujekwe&quot;,&quot;given&quot;:&quot;Obinna E&quot;,&quot;parse-names&quot;:false,&quot;dropping-particle&quot;:&quot;&quot;,&quot;non-dropping-particle&quot;:&quot;&quot;},{&quot;family&quot;:&quot;Orscelik&quot;,&quot;given&quot;:&quot;Atakan&quot;,&quot;parse-names&quot;:false,&quot;dropping-particle&quot;:&quot;&quot;,&quot;non-dropping-particle&quot;:&quot;&quot;},{&quot;family&quot;:&quot;Ortiz-Prado&quot;,&quot;given&quot;:&quot;Esteban&quot;,&quot;parse-names&quot;:false,&quot;dropping-particle&quot;:&quot;&quot;,&quot;non-dropping-particle&quot;:&quot;&quot;},{&quot;family&quot;:&quot;Osborne&quot;,&quot;given&quot;:&quot;Augustus&quot;,&quot;parse-names&quot;:false,&quot;dropping-particle&quot;:&quot;&quot;,&quot;non-dropping-particle&quot;:&quot;&quot;},{&quot;family&quot;:&quot;Osuagwu&quot;,&quot;given&quot;:&quot;Uchechukwu Levi&quot;,&quot;parse-names&quot;:false,&quot;dropping-particle&quot;:&quot;&quot;,&quot;non-dropping-particle&quot;:&quot;&quot;},{&quot;family&quot;:&quot;Ouyahia&quot;,&quot;given&quot;:&quot;Amel&quot;,&quot;parse-names&quot;:false,&quot;dropping-particle&quot;:&quot;&quot;,&quot;non-dropping-particle&quot;:&quot;&quot;},{&quot;family&quot;:&quot;P A&quot;,&quot;given&quot;:&quot;Mahesh&quot;,&quot;parse-names&quot;:false,&quot;dropping-particle&quot;:&quot;&quot;,&quot;non-dropping-particle&quot;:&quot;&quot;},{&quot;family&quot;:&quot;Padubidri&quot;,&quot;given&quot;:&quot;Jagadish Rao&quot;,&quot;parse-names&quot;:false,&quot;dropping-particle&quot;:&quot;&quot;,&quot;non-dropping-particle&quot;:&quot;&quot;},{&quot;family&quot;:&quot;Palma-Alvarez&quot;,&quot;given&quot;:&quot;Raul Felipe&quot;,&quot;parse-names&quot;:false,&quot;dropping-particle&quot;:&quot;&quot;,&quot;non-dropping-particle&quot;:&quot;&quot;},{&quot;family&quot;:&quot;Pantazopoulos&quot;,&quot;given&quot;:&quot;Ioannis&quot;,&quot;parse-names&quot;:false,&quot;dropping-particle&quot;:&quot;&quot;,&quot;non-dropping-particle&quot;:&quot;&quot;},{&quot;family&quot;:&quot;Parikh&quot;,&quot;given&quot;:&quot;Romil R&quot;,&quot;parse-names&quot;:false,&quot;dropping-particle&quot;:&quot;&quot;,&quot;non-dropping-particle&quot;:&quot;&quot;},{&quot;family&quot;:&quot;Parmar&quot;,&quot;given&quot;:&quot;Arpit&quot;,&quot;parse-names&quot;:false,&quot;dropping-particle&quot;:&quot;&quot;,&quot;non-dropping-particle&quot;:&quot;&quot;},{&quot;family&quot;:&quot;Pashaei&quot;,&quot;given&quot;:&quot;Ava&quot;,&quot;parse-names&quot;:false,&quot;dropping-particle&quot;:&quot;&quot;,&quot;non-dropping-particle&quot;:&quot;&quot;},{&quot;family&quot;:&quot;Pasovic&quot;,&quot;given&quot;:&quot;Maja&quot;,&quot;parse-names&quot;:false,&quot;dropping-particle&quot;:&quot;&quot;,&quot;non-dropping-particle&quot;:&quot;&quot;},{&quot;family&quot;:&quot;Patel&quot;,&quot;given&quot;:&quot;Jay&quot;,&quot;parse-names&quot;:false,&quot;dropping-particle&quot;:&quot;&quot;,&quot;non-dropping-particle&quot;:&quot;&quot;},{&quot;family&quot;:&quot;Patel&quot;,&quot;given&quot;:&quot;Sangram Kishor&quot;,&quot;parse-names&quot;:false,&quot;dropping-particle&quot;:&quot;&quot;,&quot;non-dropping-particle&quot;:&quot;&quot;},{&quot;family&quot;:&quot;Patil&quot;,&quot;given&quot;:&quot;Shankargouda&quot;,&quot;parse-names&quot;:false,&quot;dropping-particle&quot;:&quot;&quot;,&quot;non-dropping-particle&quot;:&quot;&quot;},{&quot;family&quot;:&quot;Pawar&quot;,&quot;given&quot;:&quot;Shrikant&quot;,&quot;parse-names&quot;:false,&quot;dropping-particle&quot;:&quot;&quot;,&quot;non-dropping-particle&quot;:&quot;&quot;},{&quot;family&quot;:&quot;Pawar&quot;,&quot;given&quot;:&quot;Shubhadarshini&quot;,&quot;parse-names&quot;:false,&quot;dropping-particle&quot;:&quot;&quot;,&quot;non-dropping-particle&quot;:&quot;&quot;},{&quot;family&quot;:&quot;Peprah&quot;,&quot;given&quot;:&quot;Prince&quot;,&quot;parse-names&quot;:false,&quot;dropping-particle&quot;:&quot;&quot;,&quot;non-dropping-particle&quot;:&quot;&quot;},{&quot;family&quot;:&quot;Poluru&quot;,&quot;given&quot;:&quot;Ramesh&quot;,&quot;parse-names&quot;:false,&quot;dropping-particle&quot;:&quot;&quot;,&quot;non-dropping-particle&quot;:&quot;&quot;},{&quot;family&quot;:&quot;Pourtaheri&quot;,&quot;given&quot;:&quot;Naeimeh&quot;,&quot;parse-names&quot;:false,&quot;dropping-particle&quot;:&quot;&quot;,&quot;non-dropping-particle&quot;:&quot;&quot;},{&quot;family&quot;:&quot;Pradhan&quot;,&quot;given&quot;:&quot;Jalandhar&quot;,&quot;parse-names&quot;:false,&quot;dropping-particle&quot;:&quot;&quot;,&quot;non-dropping-particle&quot;:&quot;&quot;},{&quot;family&quot;:&quot;Prates&quot;,&quot;given&quot;:&quot;Elton Junio Sady&quot;,&quot;parse-names&quot;:false,&quot;dropping-particle&quot;:&quot;&quot;,&quot;non-dropping-particle&quot;:&quot;&quot;},{&quot;family&quot;:&quot;Puthussery&quot;,&quot;given&quot;:&quot;Shuby&quot;,&quot;parse-names&quot;:false,&quot;dropping-particle&quot;:&quot;&quot;,&quot;non-dropping-particle&quot;:&quot;&quot;},{&quot;family&quot;:&quot;Puvvula&quot;,&quot;given&quot;:&quot;Jagadeesh&quot;,&quot;parse-names&quot;:false,&quot;dropping-particle&quot;:&quot;&quot;,&quot;non-dropping-particle&quot;:&quot;&quot;},{&quot;family&quot;:&quot;Qattea&quot;,&quot;given&quot;:&quot;Ibrahim&quot;,&quot;parse-names&quot;:false,&quot;dropping-particle&quot;:&quot;&quot;,&quot;non-dropping-particle&quot;:&quot;&quot;},{&quot;family&quot;:&quot;Qi&quot;,&quot;given&quot;:&quot;Xiang&quot;,&quot;parse-names&quot;:false,&quot;dropping-particle&quot;:&quot;&quot;,&quot;non-dropping-particle&quot;:&quot;&quot;},{&quot;family&quot;:&quot;Qi&quot;,&quot;given&quot;:&quot;Zhipeng&quot;,&quot;parse-names&quot;:false,&quot;dropping-particle&quot;:&quot;&quot;,&quot;non-dropping-particle&quot;:&quot;&quot;},{&quot;family&quot;:&quot;Qiao&quot;,&quot;given&quot;:&quot;Yanan&quot;,&quot;parse-names&quot;:false,&quot;dropping-particle&quot;:&quot;&quot;,&quot;non-dropping-particle&quot;:&quot;&quot;},{&quot;family&quot;:&quot;Raheem&quot;,&quot;given&quot;:&quot;Kabir Ayobami&quot;,&quot;parse-names&quot;:false,&quot;dropping-particle&quot;:&quot;&quot;,&quot;non-dropping-particle&quot;:&quot;&quot;},{&quot;family&quot;:&quot;Rahimi-Movaghar&quot;,&quot;given&quot;:&quot;Vafa&quot;,&quot;parse-names&quot;:false,&quot;dropping-particle&quot;:&quot;&quot;,&quot;non-dropping-particle&quot;:&quot;&quot;},{&quot;family&quot;:&quot;Rahman&quot;,&quot;given&quot;:&quot;Md Mosfequr&quot;,&quot;parse-names&quot;:false,&quot;dropping-particle&quot;:&quot;&quot;,&quot;non-dropping-particle&quot;:&quot;&quot;},{&quot;family&quot;:&quot;Rahman&quot;,&quot;given&quot;:&quot;Mosiur&quot;,&quot;parse-names&quot;:false,&quot;dropping-particle&quot;:&quot;&quot;,&quot;non-dropping-particle&quot;:&quot;&quot;},{&quot;family&quot;:&quot;Rahman&quot;,&quot;given&quot;:&quot;Muhammad Aziz&quot;,&quot;parse-names&quot;:false,&quot;dropping-particle&quot;:&quot;&quot;,&quot;non-dropping-particle&quot;:&quot;&quot;},{&quot;family&quot;:&quot;Raimondo&quot;,&quot;given&quot;:&quot;Ivano&quot;,&quot;parse-names&quot;:false,&quot;dropping-particle&quot;:&quot;&quot;,&quot;non-dropping-particle&quot;:&quot;&quot;},{&quot;family&quot;:&quot;Rajaa&quot;,&quot;given&quot;:&quot;Sathish&quot;,&quot;parse-names&quot;:false,&quot;dropping-particle&quot;:&quot;&quot;,&quot;non-dropping-particle&quot;:&quot;&quot;},{&quot;family&quot;:&quot;Rajpoot&quot;,&quot;given&quot;:&quot;Pushp Lata&quot;,&quot;parse-names&quot;:false,&quot;dropping-particle&quot;:&quot;&quot;,&quot;non-dropping-particle&quot;:&quot;&quot;},{&quot;family&quot;:&quot;Ramadan&quot;,&quot;given&quot;:&quot;Mahmoud Mohammed&quot;,&quot;parse-names&quot;:false,&quot;dropping-particle&quot;:&quot;&quot;,&quot;non-dropping-particle&quot;:&quot;&quot;},{&quot;family&quot;:&quot;Ramazanu&quot;,&quot;given&quot;:&quot;Sheena&quot;,&quot;parse-names&quot;:false,&quot;dropping-particle&quot;:&quot;&quot;,&quot;non-dropping-particle&quot;:&quot;&quot;},{&quot;family&quot;:&quot;Ranabhat&quot;,&quot;given&quot;:&quot;Chhabi Lal&quot;,&quot;parse-names&quot;:false,&quot;dropping-particle&quot;:&quot;&quot;,&quot;non-dropping-particle&quot;:&quot;&quot;},{&quot;family&quot;:&quot;Rao&quot;,&quot;given&quot;:&quot;Sowmya J&quot;,&quot;parse-names&quot;:false,&quot;dropping-particle&quot;:&quot;&quot;,&quot;non-dropping-particle&quot;:&quot;&quot;},{&quot;family&quot;:&quot;Rathish&quot;,&quot;given&quot;:&quot;Devarajan&quot;,&quot;parse-names&quot;:false,&quot;dropping-particle&quot;:&quot;&quot;,&quot;non-dropping-particle&quot;:&quot;&quot;},{&quot;family&quot;:&quot;Rauniyar&quot;,&quot;given&quot;:&quot;Santosh Kumar&quot;,&quot;parse-names&quot;:false,&quot;dropping-particle&quot;:&quot;&quot;,&quot;non-dropping-particle&quot;:&quot;&quot;},{&quot;family&quot;:&quot;Rezaeian&quot;,&quot;given&quot;:&quot;Mohsen&quot;,&quot;parse-names&quot;:false,&quot;dropping-particle&quot;:&quot;&quot;,&quot;non-dropping-particle&quot;:&quot;&quot;},{&quot;family&quot;:&quot;Rhee&quot;,&quot;given&quot;:&quot;Taeho Gregory&quot;,&quot;parse-names&quot;:false,&quot;dropping-particle&quot;:&quot;&quot;,&quot;non-dropping-particle&quot;:&quot;&quot;},{&quot;family&quot;:&quot;Rodriguez&quot;,&quot;given&quot;:&quot;Jefferson Antonio Buendia&quot;,&quot;parse-names&quot;:false,&quot;dropping-particle&quot;:&quot;&quot;,&quot;non-dropping-particle&quot;:&quot;&quot;},{&quot;family&quot;:&quot;Roever&quot;,&quot;given&quot;:&quot;Leonardo&quot;,&quot;parse-names&quot;:false,&quot;dropping-particle&quot;:&quot;&quot;,&quot;non-dropping-particle&quot;:&quot;&quot;},{&quot;family&quot;:&quot;Ronfani&quot;,&quot;given&quot;:&quot;Luca&quot;,&quot;parse-names&quot;:false,&quot;dropping-particle&quot;:&quot;&quot;,&quot;non-dropping-particle&quot;:&quot;&quot;},{&quot;family&quot;:&quot;Rony&quot;,&quot;given&quot;:&quot;Moustaq Karim Khan&quot;,&quot;parse-names&quot;:false,&quot;dropping-particle&quot;:&quot;&quot;,&quot;non-dropping-particle&quot;:&quot;&quot;},{&quot;family&quot;:&quot;Ross&quot;,&quot;given&quot;:&quot;Allen Guy Patrick&quot;,&quot;parse-names&quot;:false,&quot;dropping-particle&quot;:&quot;&quot;,&quot;non-dropping-particle&quot;:&quot;&quot;},{&quot;family&quot;:&quot;Rouzbahani&quot;,&quot;given&quot;:&quot;Hanieh&quot;,&quot;parse-names&quot;:false,&quot;dropping-particle&quot;:&quot;&quot;,&quot;non-dropping-particle&quot;:&quot;&quot;},{&quot;family&quot;:&quot;Rouzbahani&quot;,&quot;given&quot;:&quot;Shiva&quot;,&quot;parse-names&quot;:false,&quot;dropping-particle&quot;:&quot;&quot;,&quot;non-dropping-particle&quot;:&quot;&quot;},{&quot;family&quot;:&quot;Roy&quot;,&quot;given&quot;:&quot;Priyanka&quot;,&quot;parse-names&quot;:false,&quot;dropping-particle&quot;:&quot;&quot;,&quot;non-dropping-particle&quot;:&quot;&quot;},{&quot;family&quot;:&quot;Roy&quot;,&quot;given&quot;:&quot;Sharmistha&quot;,&quot;parse-names&quot;:false,&quot;dropping-particle&quot;:&quot;&quot;,&quot;non-dropping-particle&quot;:&quot;&quot;},{&quot;family&quot;:&quot;Rudolf&quot;,&quot;given&quot;:&quot;Robert&quot;,&quot;parse-names&quot;:false,&quot;dropping-particle&quot;:&quot;&quot;,&quot;non-dropping-particle&quot;:&quot;&quot;},{&quot;family&quot;:&quot;Sabet&quot;,&quot;given&quot;:&quot;Cameron John&quot;,&quot;parse-names&quot;:false,&quot;dropping-particle&quot;:&quot;&quot;,&quot;non-dropping-particle&quot;:&quot;&quot;},{&quot;family&quot;:&quot;Saeed&quot;,&quot;given&quot;:&quot;Mohd&quot;,&quot;parse-names&quot;:false,&quot;dropping-particle&quot;:&quot;&quot;,&quot;non-dropping-particle&quot;:&quot;&quot;},{&quot;family&quot;:&quot;Saeed&quot;,&quot;given&quot;:&quot;Umar&quot;,&quot;parse-names&quot;:false,&quot;dropping-particle&quot;:&quot;&quot;,&quot;non-dropping-particle&quot;:&quot;&quot;},{&quot;family&quot;:&quot;Sagar&quot;,&quot;given&quot;:&quot;Rajesh&quot;,&quot;parse-names&quot;:false,&quot;dropping-particle&quot;:&quot;&quot;,&quot;non-dropping-particle&quot;:&quot;&quot;},{&quot;family&quot;:&quot;Sagoe&quot;,&quot;given&quot;:&quot;Dominic&quot;,&quot;parse-names&quot;:false,&quot;dropping-particle&quot;:&quot;&quot;,&quot;non-dropping-particle&quot;:&quot;&quot;},{&quot;family&quot;:&quot;Sahoo&quot;,&quot;given&quot;:&quot;Pragyan Monalisa&quot;,&quot;parse-names&quot;:false,&quot;dropping-particle&quot;:&quot;&quot;,&quot;non-dropping-particle&quot;:&quot;&quot;},{&quot;family&quot;:&quot;Sajadi&quot;,&quot;given&quot;:&quot;S Mohammad&quot;,&quot;parse-names&quot;:false,&quot;dropping-particle&quot;:&quot;&quot;,&quot;non-dropping-particle&quot;:&quot;&quot;},{&quot;family&quot;:&quot;Salihu&quot;,&quot;given&quot;:&quot;Dauda&quot;,&quot;parse-names&quot;:false,&quot;dropping-particle&quot;:&quot;&quot;,&quot;non-dropping-particle&quot;:&quot;&quot;},{&quot;family&quot;:&quot;Sameen&quot;,&quot;given&quot;:&quot;Sonia&quot;,&quot;parse-names&quot;:false,&quot;dropping-particle&quot;:&quot;&quot;,&quot;non-dropping-particle&quot;:&quot;&quot;},{&quot;family&quot;:&quot;Samy&quot;,&quot;given&quot;:&quot;Abdallah M&quot;,&quot;parse-names&quot;:false,&quot;dropping-particle&quot;:&quot;&quot;,&quot;non-dropping-particle&quot;:&quot;&quot;},{&quot;family&quot;:&quot;Santomauro&quot;,&quot;given&quot;:&quot;Damian F&quot;,&quot;parse-names&quot;:false,&quot;dropping-particle&quot;:&quot;&quot;,&quot;non-dropping-particle&quot;:&quot;&quot;},{&quot;family&quot;:&quot;Santric-Milicevic&quot;,&quot;given&quot;:&quot;Milena M&quot;,&quot;parse-names&quot;:false,&quot;dropping-particle&quot;:&quot;&quot;,&quot;non-dropping-particle&quot;:&quot;&quot;},{&quot;family&quot;:&quot;Sarkar&quot;,&quot;given&quot;:&quot;Tanmay&quot;,&quot;parse-names&quot;:false,&quot;dropping-particle&quot;:&quot;&quot;,&quot;non-dropping-particle&quot;:&quot;&quot;},{&quot;family&quot;:&quot;Sarode&quot;,&quot;given&quot;:&quot;Gargi Sachin&quot;,&quot;parse-names&quot;:false,&quot;dropping-particle&quot;:&quot;&quot;,&quot;non-dropping-particle&quot;:&quot;&quot;},{&quot;family&quot;:&quot;Sarode&quot;,&quot;given&quot;:&quot;Sachin C&quot;,&quot;parse-names&quot;:false,&quot;dropping-particle&quot;:&quot;&quot;,&quot;non-dropping-particle&quot;:&quot;&quot;},{&quot;family&quot;:&quot;Satpathy&quot;,&quot;given&quot;:&quot;Maheswar&quot;,&quot;parse-names&quot;:false,&quot;dropping-particle&quot;:&quot;&quot;,&quot;non-dropping-particle&quot;:&quot;&quot;},{&quot;family&quot;:&quot;Sawhney&quot;,&quot;given&quot;:&quot;Monika&quot;,&quot;parse-names&quot;:false,&quot;dropping-particle&quot;:&quot;&quot;,&quot;non-dropping-particle&quot;:&quot;&quot;},{&quot;family&quot;:&quot;Selvaraj&quot;,&quot;given&quot;:&quot;Siddharthan&quot;,&quot;parse-names&quot;:false,&quot;dropping-particle&quot;:&quot;&quot;,&quot;non-dropping-particle&quot;:&quot;&quot;},{&quot;family&quot;:&quot;Sethi&quot;,&quot;given&quot;:&quot;Yashendra&quot;,&quot;parse-names&quot;:false,&quot;dropping-particle&quot;:&quot;&quot;,&quot;non-dropping-particle&quot;:&quot;&quot;},{&quot;family&quot;:&quot;Shahab&quot;,&quot;given&quot;:&quot;Muhammad&quot;,&quot;parse-names&quot;:false,&quot;dropping-particle&quot;:&quot;&quot;,&quot;non-dropping-particle&quot;:&quot;&quot;},{&quot;family&quot;:&quot;Shahid&quot;,&quot;given&quot;:&quot;Samiah&quot;,&quot;parse-names&quot;:false,&quot;dropping-particle&quot;:&quot;&quot;,&quot;non-dropping-particle&quot;:&quot;&quot;},{&quot;family&quot;:&quot;Shahwan&quot;,&quot;given&quot;:&quot;Moyad Jamal&quot;,&quot;parse-names&quot;:false,&quot;dropping-particle&quot;:&quot;&quot;,&quot;non-dropping-particle&quot;:&quot;&quot;},{&quot;family&quot;:&quot;Shaikh&quot;,&quot;given&quot;:&quot;Masood Ali&quot;,&quot;parse-names&quot;:false,&quot;dropping-particle&quot;:&quot;&quot;,&quot;non-dropping-particle&quot;:&quot;&quot;},{&quot;family&quot;:&quot;Shaikh&quot;,&quot;given&quot;:&quot;Nafhat&quot;,&quot;parse-names&quot;:false,&quot;dropping-particle&quot;:&quot;&quot;,&quot;non-dropping-particle&quot;:&quot;&quot;},{&quot;family&quot;:&quot;Shamsi&quot;,&quot;given&quot;:&quot;Anas&quot;,&quot;parse-names&quot;:false,&quot;dropping-particle&quot;:&quot;&quot;,&quot;non-dropping-particle&quot;:&quot;&quot;},{&quot;family&quot;:&quot;Shamsutdinova&quot;,&quot;given&quot;:&quot;Alfiya&quot;,&quot;parse-names&quot;:false,&quot;dropping-particle&quot;:&quot;&quot;,&quot;non-dropping-particle&quot;:&quot;&quot;},{&quot;family&quot;:&quot;Shan&quot;,&quot;given&quot;:&quot;Dan&quot;,&quot;parse-names&quot;:false,&quot;dropping-particle&quot;:&quot;&quot;,&quot;non-dropping-particle&quot;:&quot;&quot;},{&quot;family&quot;:&quot;Shanawaz&quot;,&quot;given&quot;:&quot;Mohd&quot;,&quot;parse-names&quot;:false,&quot;dropping-particle&quot;:&quot;&quot;,&quot;non-dropping-particle&quot;:&quot;&quot;},{&quot;family&quot;:&quot;Shannawaz&quot;,&quot;given&quot;:&quot;Mohammed&quot;,&quot;parse-names&quot;:false,&quot;dropping-particle&quot;:&quot;&quot;,&quot;non-dropping-particle&quot;:&quot;&quot;},{&quot;family&quot;:&quot;Sharma&quot;,&quot;given&quot;:&quot;Vishal&quot;,&quot;parse-names&quot;:false,&quot;dropping-particle&quot;:&quot;&quot;,&quot;non-dropping-particle&quot;:&quot;&quot;},{&quot;family&quot;:&quot;Shetty&quot;,&quot;given&quot;:&quot;Mahabalesh&quot;,&quot;parse-names&quot;:false,&quot;dropping-particle&quot;:&quot;&quot;,&quot;non-dropping-particle&quot;:&quot;&quot;},{&quot;family&quot;:&quot;Shetty&quot;,&quot;given&quot;:&quot;Premalatha K&quot;,&quot;parse-names&quot;:false,&quot;dropping-particle&quot;:&quot;&quot;,&quot;non-dropping-particle&quot;:&quot;&quot;},{&quot;family&quot;:&quot;Shi&quot;,&quot;given&quot;:&quot;Wenming&quot;,&quot;parse-names&quot;:false,&quot;dropping-particle&quot;:&quot;&quot;,&quot;non-dropping-particle&quot;:&quot;&quot;},{&quot;family&quot;:&quot;Shimul&quot;,&quot;given&quot;:&quot;Md Monir Hossain&quot;,&quot;parse-names&quot;:false,&quot;dropping-particle&quot;:&quot;&quot;,&quot;non-dropping-particle&quot;:&quot;&quot;},{&quot;family&quot;:&quot;Shiri&quot;,&quot;given&quot;:&quot;Rahman&quot;,&quot;parse-names&quot;:false,&quot;dropping-particle&quot;:&quot;&quot;,&quot;non-dropping-particle&quot;:&quot;&quot;},{&quot;family&quot;:&quot;Shittu&quot;,&quot;given&quot;:&quot;Aminu&quot;,&quot;parse-names&quot;:false,&quot;dropping-particle&quot;:&quot;&quot;,&quot;non-dropping-particle&quot;:&quot;&quot;},{&quot;family&quot;:&quot;Shiue&quot;,&quot;given&quot;:&quot;Ivy&quot;,&quot;parse-names&quot;:false,&quot;dropping-particle&quot;:&quot;&quot;,&quot;non-dropping-particle&quot;:&quot;&quot;},{&quot;family&quot;:&quot;Shorofi&quot;,&quot;given&quot;:&quot;Seyed Afshin&quot;,&quot;parse-names&quot;:false,&quot;dropping-particle&quot;:&quot;&quot;,&quot;non-dropping-particle&quot;:&quot;&quot;},{&quot;family&quot;:&quot;Siddig&quot;,&quot;given&quot;:&quot;Emmanuel Edwar&quot;,&quot;parse-names&quot;:false,&quot;dropping-particle&quot;:&quot;&quot;,&quot;non-dropping-particle&quot;:&quot;&quot;},{&quot;family&quot;:&quot;Silva&quot;,&quot;given&quot;:&quot;Gustavo Correia Basto&quot;,&quot;parse-names&quot;:false,&quot;dropping-particle&quot;:&quot;da&quot;,&quot;non-dropping-particle&quot;:&quot;&quot;},{&quot;family&quot;:&quot;Singh&quot;,&quot;given&quot;:&quot;Akanksha&quot;,&quot;parse-names&quot;:false,&quot;dropping-particle&quot;:&quot;&quot;,&quot;non-dropping-particle&quot;:&quot;&quot;},{&quot;family&quot;:&quot;Singh&quot;,&quot;given&quot;:&quot;Baljinder&quot;,&quot;parse-names&quot;:false,&quot;dropping-particle&quot;:&quot;&quot;,&quot;non-dropping-particle&quot;:&quot;&quot;},{&quot;family&quot;:&quot;Sousa&quot;,&quot;given&quot;:&quot;Marco Aurelio&quot;,&quot;parse-names&quot;:false,&quot;dropping-particle&quot;:&quot;&quot;,&quot;non-dropping-particle&quot;:&quot;&quot;},{&quot;family&quot;:&quot;Stanikzai&quot;,&quot;given&quot;:&quot;Muhammad Haroon&quot;,&quot;parse-names&quot;:false,&quot;dropping-particle&quot;:&quot;&quot;,&quot;non-dropping-particle&quot;:&quot;&quot;},{&quot;family&quot;:&quot;Stein&quot;,&quot;given&quot;:&quot;Caroline&quot;,&quot;parse-names&quot;:false,&quot;dropping-particle&quot;:&quot;&quot;,&quot;non-dropping-particle&quot;:&quot;&quot;},{&quot;family&quot;:&quot;Stein&quot;,&quot;given&quot;:&quot;Dan J&quot;,&quot;parse-names&quot;:false,&quot;dropping-particle&quot;:&quot;&quot;,&quot;non-dropping-particle&quot;:&quot;&quot;},{&quot;family&quot;:&quot;Stubbs&quot;,&quot;given&quot;:&quot;Brendon&quot;,&quot;parse-names&quot;:false,&quot;dropping-particle&quot;:&quot;&quot;,&quot;non-dropping-particle&quot;:&quot;&quot;},{&quot;family&quot;:&quot;Subramaniyan&quot;,&quot;given&quot;:&quot;Vetriselvan&quot;,&quot;parse-names&quot;:false,&quot;dropping-particle&quot;:&quot;&quot;,&quot;non-dropping-particle&quot;:&quot;&quot;},{&quot;family&quot;:&quot;Suhaib&quot;,&quot;given&quot;:&quot;Mahwish&quot;,&quot;parse-names&quot;:false,&quot;dropping-particle&quot;:&quot;&quot;,&quot;non-dropping-particle&quot;:&quot;&quot;},{&quot;family&quot;:&quot;Sullman&quot;,&quot;given&quot;:&quot;Mark J M&quot;,&quot;parse-names&quot;:false,&quot;dropping-particle&quot;:&quot;&quot;,&quot;non-dropping-particle&quot;:&quot;&quot;},{&quot;family&quot;:&quot;Sun&quot;,&quot;given&quot;:&quot;Jing&quot;,&quot;parse-names&quot;:false,&quot;dropping-particle&quot;:&quot;&quot;,&quot;non-dropping-particle&quot;:&quot;&quot;},{&quot;family&quot;:&quot;Swain&quot;,&quot;given&quot;:&quot;Chandan Kumar&quot;,&quot;parse-names&quot;:false,&quot;dropping-particle&quot;:&quot;&quot;,&quot;non-dropping-particle&quot;:&quot;&quot;},{&quot;family&quot;:&quot;T Y&quot;,&quot;given&quot;:&quot;Sree Sudha&quot;,&quot;parse-names&quot;:false,&quot;dropping-particle&quot;:&quot;&quot;,&quot;non-dropping-particle&quot;:&quot;&quot;},{&quot;family&quot;:&quot;Tabarés-Seisdedos&quot;,&quot;given&quot;:&quot;Rafael&quot;,&quot;parse-names&quot;:false,&quot;dropping-particle&quot;:&quot;&quot;,&quot;non-dropping-particle&quot;:&quot;&quot;},{&quot;family&quot;:&quot;Tabatabaei&quot;,&quot;given&quot;:&quot;Seyyed Mohammad&quot;,&quot;parse-names&quot;:false,&quot;dropping-particle&quot;:&quot;&quot;,&quot;non-dropping-particle&quot;:&quot;&quot;},{&quot;family&quot;:&quot;Tabche&quot;,&quot;given&quot;:&quot;Celine&quot;,&quot;parse-names&quot;:false,&quot;dropping-particle&quot;:&quot;&quot;,&quot;non-dropping-particle&quot;:&quot;&quot;},{&quot;family&quot;:&quot;Tampa&quot;,&quot;given&quot;:&quot;Mircea&quot;,&quot;parse-names&quot;:false,&quot;dropping-particle&quot;:&quot;&quot;,&quot;non-dropping-particle&quot;:&quot;&quot;},{&quot;family&quot;:&quot;Tareke&quot;,&quot;given&quot;:&quot;Minale&quot;,&quot;parse-names&quot;:false,&quot;dropping-particle&quot;:&quot;&quot;,&quot;non-dropping-particle&quot;:&quot;&quot;},{&quot;family&quot;:&quot;Taridashti&quot;,&quot;given&quot;:&quot;Sarvenaz&quot;,&quot;parse-names&quot;:false,&quot;dropping-particle&quot;:&quot;&quot;,&quot;non-dropping-particle&quot;:&quot;&quot;},{&quot;family&quot;:&quot;Tasnim&quot;,&quot;given&quot;:&quot;Anika&quot;,&quot;parse-names&quot;:false,&quot;dropping-particle&quot;:&quot;&quot;,&quot;non-dropping-particle&quot;:&quot;&quot;},{&quot;family&quot;:&quot;Temsah&quot;,&quot;given&quot;:&quot;Mohamad-Hani&quot;,&quot;parse-names&quot;:false,&quot;dropping-particle&quot;:&quot;&quot;,&quot;non-dropping-particle&quot;:&quot;&quot;},{&quot;family&quot;:&quot;Tesfu&quot;,&quot;given&quot;:&quot;Azimeraw Arega&quot;,&quot;parse-names&quot;:false,&quot;dropping-particle&quot;:&quot;&quot;,&quot;non-dropping-particle&quot;:&quot;&quot;},{&quot;family&quot;:&quot;Thapar&quot;,&quot;given&quot;:&quot;Rekha&quot;,&quot;parse-names&quot;:false,&quot;dropping-particle&quot;:&quot;&quot;,&quot;non-dropping-particle&quot;:&quot;&quot;},{&quot;family&quot;:&quot;Thiruvengadam&quot;,&quot;given&quot;:&quot;Muthu&quot;,&quot;parse-names&quot;:false,&quot;dropping-particle&quot;:&quot;&quot;,&quot;non-dropping-particle&quot;:&quot;&quot;},{&quot;family&quot;:&quot;Tian&quot;,&quot;given&quot;:&quot;Wei&quot;,&quot;parse-names&quot;:false,&quot;dropping-particle&quot;:&quot;&quot;,&quot;non-dropping-particle&quot;:&quot;&quot;},{&quot;family&quot;:&quot;Tovani-Palone&quot;,&quot;given&quot;:&quot;Marcos Roberto&quot;,&quot;parse-names&quot;:false,&quot;dropping-particle&quot;:&quot;&quot;,&quot;non-dropping-particle&quot;:&quot;&quot;},{&quot;family&quot;:&quot;Tran&quot;,&quot;given&quot;:&quot;Tam Quoc Minh&quot;,&quot;parse-names&quot;:false,&quot;dropping-particle&quot;:&quot;&quot;,&quot;non-dropping-particle&quot;:&quot;&quot;},{&quot;family&quot;:&quot;Tran&quot;,&quot;given&quot;:&quot;Thang Huu&quot;,&quot;parse-names&quot;:false,&quot;dropping-particle&quot;:&quot;&quot;,&quot;non-dropping-particle&quot;:&quot;&quot;},{&quot;family&quot;:&quot;Tromans&quot;,&quot;given&quot;:&quot;Samuel Joseph&quot;,&quot;parse-names&quot;:false,&quot;dropping-particle&quot;:&quot;&quot;,&quot;non-dropping-particle&quot;:&quot;&quot;},{&quot;family&quot;:&quot;Truppa&quot;,&quot;given&quot;:&quot;Claudia&quot;,&quot;parse-names&quot;:false,&quot;dropping-particle&quot;:&quot;&quot;,&quot;non-dropping-particle&quot;:&quot;&quot;},{&quot;family&quot;:&quot;Tsai&quot;,&quot;given&quot;:&quot;Alexander C&quot;,&quot;parse-names&quot;:false,&quot;dropping-particle&quot;:&quot;&quot;,&quot;non-dropping-particle&quot;:&quot;&quot;},{&quot;family&quot;:&quot;Tsermpini&quot;,&quot;given&quot;:&quot;Evangelia Eirini&quot;,&quot;parse-names&quot;:false,&quot;dropping-particle&quot;:&quot;&quot;,&quot;non-dropping-particle&quot;:&quot;&quot;},{&quot;family&quot;:&quot;Twalibu&quot;,&quot;given&quot;:&quot;Aisha&quot;,&quot;parse-names&quot;:false,&quot;dropping-particle&quot;:&quot;&quot;,&quot;non-dropping-particle&quot;:&quot;&quot;},{&quot;family&quot;:&quot;Unnikrishnan&quot;,&quot;given&quot;:&quot;Bhaskaran&quot;,&quot;parse-names&quot;:false,&quot;dropping-particle&quot;:&quot;&quot;,&quot;non-dropping-particle&quot;:&quot;&quot;},{&quot;family&quot;:&quot;Vally&quot;,&quot;given&quot;:&quot;Zahir&quot;,&quot;parse-names&quot;:false,&quot;dropping-particle&quot;:&quot;&quot;,&quot;non-dropping-particle&quot;:&quot;&quot;},{&quot;family&quot;:&quot;Vasconcelos&quot;,&quot;given&quot;:&quot;Nadia Machado&quot;,&quot;parse-names&quot;:false,&quot;dropping-particle&quot;:&quot;&quot;,&quot;non-dropping-particle&quot;:&quot;&quot;},{&quot;family&quot;:&quot;Vieira&quot;,&quot;given&quot;:&quot;Aliscia&quot;,&quot;parse-names&quot;:false,&quot;dropping-particle&quot;:&quot;&quot;,&quot;non-dropping-particle&quot;:&quot;&quot;},{&quot;family&quot;:&quot;Villarreal-Zegarra&quot;,&quot;given&quot;:&quot;David&quot;,&quot;parse-names&quot;:false,&quot;dropping-particle&quot;:&quot;&quot;,&quot;non-dropping-particle&quot;:&quot;&quot;},{&quot;family&quot;:&quot;Vinayak&quot;,&quot;given&quot;:&quot;Manish&quot;,&quot;parse-names&quot;:false,&quot;dropping-particle&quot;:&quot;&quot;,&quot;non-dropping-particle&quot;:&quot;&quot;},{&quot;family&quot;:&quot;Vos&quot;,&quot;given&quot;:&quot;Theo&quot;,&quot;parse-names&quot;:false,&quot;dropping-particle&quot;:&quot;&quot;,&quot;non-dropping-particle&quot;:&quot;&quot;},{&quot;family&quot;:&quot;Waheed&quot;,&quot;given&quot;:&quot;Yasir&quot;,&quot;parse-names&quot;:false,&quot;dropping-particle&quot;:&quot;&quot;,&quot;non-dropping-particle&quot;:&quot;&quot;},{&quot;family&quot;:&quot;Walia&quot;,&quot;given&quot;:&quot;Megha&quot;,&quot;parse-names&quot;:false,&quot;dropping-particle&quot;:&quot;&quot;,&quot;non-dropping-particle&quot;:&quot;&quot;},{&quot;family&quot;:&quot;Wang&quot;,&quot;given&quot;:&quot;Qingzhi&quot;,&quot;parse-names&quot;:false,&quot;dropping-particle&quot;:&quot;&quot;,&quot;non-dropping-particle&quot;:&quot;&quot;},{&quot;family&quot;:&quot;Wang&quot;,&quot;given&quot;:&quot;Wei&quot;,&quot;parse-names&quot;:false,&quot;dropping-particle&quot;:&quot;&quot;,&quot;non-dropping-particle&quot;:&quot;&quot;},{&quot;family&quot;:&quot;Wang&quot;,&quot;given&quot;:&quot;Yuan-Pang&quot;,&quot;parse-names&quot;:false,&quot;dropping-particle&quot;:&quot;&quot;,&quot;non-dropping-particle&quot;:&quot;&quot;},{&quot;family&quot;:&quot;Wickramasinghe&quot;,&quot;given&quot;:&quot;Nuwan Darshana&quot;,&quot;parse-names&quot;:false,&quot;dropping-particle&quot;:&quot;&quot;,&quot;non-dropping-particle&quot;:&quot;&quot;},{&quot;family&quot;:&quot;Wiredu Agyekum&quot;,&quot;given&quot;:&quot;Martin&quot;,&quot;parse-names&quot;:false,&quot;dropping-particle&quot;:&quot;&quot;,&quot;non-dropping-particle&quot;:&quot;&quot;},{&quot;family&quot;:&quot;Xie&quot;,&quot;given&quot;:&quot;Wanqing&quot;,&quot;parse-names&quot;:false,&quot;dropping-particle&quot;:&quot;&quot;,&quot;non-dropping-particle&quot;:&quot;&quot;},{&quot;family&quot;:&quot;Xu&quot;,&quot;given&quot;:&quot;Wanqing&quot;,&quot;parse-names&quot;:false,&quot;dropping-particle&quot;:&quot;&quot;,&quot;non-dropping-particle&quot;:&quot;&quot;},{&quot;family&quot;:&quot;Yahoo (Syed)&quot;,&quot;given&quot;:&quot;Saba&quot;,&quot;parse-names&quot;:false,&quot;dropping-particle&quot;:&quot;&quot;,&quot;non-dropping-particle&quot;:&quot;&quot;},{&quot;family&quot;:&quot;Yan&quot;,&quot;given&quot;:&quot;Guangcan&quot;,&quot;parse-names&quot;:false,&quot;dropping-particle&quot;:&quot;&quot;,&quot;non-dropping-particle&quot;:&quot;&quot;},{&quot;family&quot;:&quot;Yang&quot;,&quot;given&quot;:&quot;Yuqi&quot;,&quot;parse-names&quot;:false,&quot;dropping-particle&quot;:&quot;&quot;,&quot;non-dropping-particle&quot;:&quot;&quot;},{&quot;family&quot;:&quot;Ye&quot;,&quot;given&quot;:&quot;Pengpeng&quot;,&quot;parse-names&quot;:false,&quot;dropping-particle&quot;:&quot;&quot;,&quot;non-dropping-particle&quot;:&quot;&quot;},{&quot;family&quot;:&quot;Yesodharan&quot;,&quot;given&quot;:&quot;Renjulal&quot;,&quot;parse-names&quot;:false,&quot;dropping-particle&quot;:&quot;&quot;,&quot;non-dropping-particle&quot;:&quot;&quot;},{&quot;family&quot;:&quot;Yi&quot;,&quot;given&quot;:&quot;Siyan&quot;,&quot;parse-names&quot;:false,&quot;dropping-particle&quot;:&quot;&quot;,&quot;non-dropping-particle&quot;:&quot;&quot;},{&quot;family&quot;:&quot;Yismaw&quot;,&quot;given&quot;:&quot;Yazachew Engida&quot;,&quot;parse-names&quot;:false,&quot;dropping-particle&quot;:&quot;&quot;,&quot;non-dropping-particle&quot;:&quot;&quot;},{&quot;family&quot;:&quot;Yon&quot;,&quot;given&quot;:&quot;Dong Keon&quot;,&quot;parse-names&quot;:false,&quot;dropping-particle&quot;:&quot;&quot;,&quot;non-dropping-particle&quot;:&quot;&quot;},{&quot;family&quot;:&quot;Yonemoto&quot;,&quot;given&quot;:&quot;Naohiro&quot;,&quot;parse-names&quot;:false,&quot;dropping-particle&quot;:&quot;&quot;,&quot;non-dropping-particle&quot;:&quot;&quot;},{&quot;family&quot;:&quot;Yu&quot;,&quot;given&quot;:&quot;Chuanhua&quot;,&quot;parse-names&quot;:false,&quot;dropping-particle&quot;:&quot;&quot;,&quot;non-dropping-particle&quot;:&quot;&quot;},{&quot;family&quot;:&quot;Yunusa&quot;,&quot;given&quot;:&quot;Umar&quot;,&quot;parse-names&quot;:false,&quot;dropping-particle&quot;:&quot;&quot;,&quot;non-dropping-particle&quot;:&quot;&quot;},{&quot;family&quot;:&quot;Zadey&quot;,&quot;given&quot;:&quot;Siddhesh&quot;,&quot;parse-names&quot;:false,&quot;dropping-particle&quot;:&quot;&quot;,&quot;non-dropping-particle&quot;:&quot;&quot;},{&quot;family&quot;:&quot;Zamagni&quot;,&quot;given&quot;:&quot;Giulia&quot;,&quot;parse-names&quot;:false,&quot;dropping-particle&quot;:&quot;&quot;,&quot;non-dropping-particle&quot;:&quot;&quot;},{&quot;family&quot;:&quot;Zandam&quot;,&quot;given&quot;:&quot;Hussaini&quot;,&quot;parse-names&quot;:false,&quot;dropping-particle&quot;:&quot;&quot;,&quot;non-dropping-particle&quot;:&quot;&quot;},{&quot;family&quot;:&quot;Zeariya&quot;,&quot;given&quot;:&quot;Mohammed G M&quot;,&quot;parse-names&quot;:false,&quot;dropping-particle&quot;:&quot;&quot;,&quot;non-dropping-particle&quot;:&quot;&quot;},{&quot;family&quot;:&quot;Zemariam&quot;,&quot;given&quot;:&quot;Alemu Birara&quot;,&quot;parse-names&quot;:false,&quot;dropping-particle&quot;:&quot;&quot;,&quot;non-dropping-particle&quot;:&quot;&quot;},{&quot;family&quot;:&quot;Zhang&quot;,&quot;given&quot;:&quot;Beijian&quot;,&quot;parse-names&quot;:false,&quot;dropping-particle&quot;:&quot;&quot;,&quot;non-dropping-particle&quot;:&quot;&quot;},{&quot;family&quot;:&quot;Zhang&quot;,&quot;given&quot;:&quot;Haijun&quot;,&quot;parse-names&quot;:false,&quot;dropping-particle&quot;:&quot;&quot;,&quot;non-dropping-particle&quot;:&quot;&quot;},{&quot;family&quot;:&quot;Zhumagaliuly&quot;,&quot;given&quot;:&quot;Abzal&quot;,&quot;parse-names&quot;:false,&quot;dropping-particle&quot;:&quot;&quot;,&quot;non-dropping-particle&quot;:&quot;&quot;},{&quot;family&quot;:&quot;Zinchuk&quot;,&quot;given&quot;:&quot;Mikhail&quot;,&quot;parse-names&quot;:false,&quot;dropping-particle&quot;:&quot;&quot;,&quot;non-dropping-particle&quot;:&quot;&quot;},{&quot;family&quot;:&quot;Zoromba&quot;,&quot;given&quot;:&quot;Mohamed Ali&quot;,&quot;parse-names&quot;:false,&quot;dropping-particle&quot;:&quot;&quot;,&quot;non-dropping-particle&quot;:&quot;&quot;},{&quot;family&quot;:&quot;Zyoud&quot;,&quot;given&quot;:&quot;Sa'ed H&quot;,&quot;parse-names&quot;:false,&quot;dropping-particle&quot;:&quot;&quot;,&quot;non-dropping-particle&quot;:&quot;&quot;},{&quot;family&quot;:&quot;Gakidou&quot;,&quot;given&quot;:&quot;Emmanuela&quot;,&quot;parse-names&quot;:false,&quot;dropping-particle&quot;:&quot;&quot;,&quot;non-dropping-particle&quot;:&quot;&quot;}],&quot;container-title&quot;:&quot;The Lancet&quot;,&quot;DOI&quot;:&quot;10.1016/S0140-6736(25)02503-6&quot;,&quot;ISSN&quot;:&quot;01406736&quot;,&quot;URL&quot;:&quot;https://linkinghub.elsevier.com/retrieve/pii/S0140673625025036&quot;,&quot;issued&quot;:{&quot;date-parts&quot;:[[2026,1]]},&quot;page&quot;:&quot;31-52&quot;,&quot;issue&quot;:&quot;10523&quot;,&quot;volume&quot;:&quot;407&quot;,&quot;container-title-short&quot;:&quot;&quot;},&quot;isTemporary&quot;:false}],&quot;citationTag&quot;:&quot;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&quot;},{&quot;citationID&quot;:&quot;MENDELEY_CITATION_603fc832-d25d-4f38-b146-f592a983a41b&quot;,&quot;properties&quot;:{&quot;noteIndex&quot;:0},&quot;isEdited&quot;:false,&quot;manualOverride&quot;:{&quot;isManuallyOverridden&quot;:false,&quot;citeprocText&quot;:&quot;(M. S. Miah &amp;#38; Ullah, 2025; Noor, Siddique, Das, et al., 2025; Pandey et al., 2024)&quot;,&quot;manualOverrideText&quot;:&quot;&quot;},&quot;citationItems&quot;:[{&quot;id&quot;:&quot;f04e9446-7730-3025-bad5-e1003b825ed3&quot;,&quot;itemData&quot;:{&quot;type&quot;:&quot;article-journal&quot;,&quot;id&quot;:&quot;f04e9446-7730-3025-bad5-e1003b825ed3&quot;,&quot;title&quot;:&quot;Associations of internet use and pregnancy loss with depression and anxiety among women in Bangladesh: evidence from the 2022 BDHS&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BMC Women's Health&quot;,&quot;container-title-short&quot;:&quot;BMC Womens Health&quot;,&quot;DOI&quot;:&quot;10.1186/s12905-025-04166-4&quot;,&quot;ISSN&quot;:&quot;1472-6874&quot;,&quot;URL&quot;:&quot;https://bmcwomenshealth.biomedcentral.com/articles/10.1186/s12905-025-04166-4&quot;,&quot;issued&quot;:{&quot;date-parts&quot;:[[2025,11,29]]}},&quot;isTemporary&quot;:false},{&quot;id&quot;:&quot;b2900f40-b853-36ed-b297-8a2f5f594644&quot;,&quot;itemData&quot;:{&quot;type&quot;:&quot;article-journal&quot;,&quot;id&quot;:&quot;b2900f40-b853-36ed-b297-8a2f5f594644&quot;,&quot;title&quot;:&quot;Prevalence, determinants and care-seeking behaviour for anxiety and depression in Nepalese population: a secondary analysis of data from Nepal Demographic and Health Survey 2022&quot;,&quot;author&quot;:[{&quot;family&quot;:&quot;Pandey&quot;,&quot;given&quot;:&quot;Achyut Raj&quot;,&quot;parse-names&quot;:false,&quot;dropping-particle&quot;:&quot;&quot;,&quot;non-dropping-particle&quot;:&quot;&quot;},{&quot;family&quot;:&quot;Adhikari&quot;,&quot;given&quot;:&quot;Bikram&quot;,&quot;parse-names&quot;:false,&quot;dropping-particle&quot;:&quot;&quot;,&quot;non-dropping-particle&quot;:&quot;&quot;},{&quot;family&quot;:&quot;Bista&quot;,&quot;given&quot;:&quot;Bihungum&quot;,&quot;parse-names&quot;:false,&quot;dropping-particle&quot;:&quot;&quot;,&quot;non-dropping-particle&quot;:&quot;&quot;},{&quot;family&quot;:&quot;Lamichhane&quot;,&quot;given&quot;:&quot;Bipul&quot;,&quot;parse-names&quot;:false,&quot;dropping-particle&quot;:&quot;&quot;,&quot;non-dropping-particle&quot;:&quot;&quot;},{&quot;family&quot;:&quot;Joshi&quot;,&quot;given&quot;:&quot;Deepak&quot;,&quot;parse-names&quot;:false,&quot;dropping-particle&quot;:&quot;&quot;,&quot;non-dropping-particle&quot;:&quot;&quot;},{&quot;family&quot;:&quot;Saugat Pratap&quot;,&quot;given&quot;:&quot;K. C.&quot;,&quot;parse-names&quot;:false,&quot;dropping-particle&quot;:&quot;&quot;,&quot;non-dropping-particle&quot;:&quot;&quot;},{&quot;family&quot;:&quot;Sharma&quot;,&quot;given&quot;:&quot;Shreeman&quot;,&quot;parse-names&quot;:false,&quot;dropping-particle&quot;:&quot;&quot;,&quot;non-dropping-particle&quot;:&quot;&quot;},{&quot;family&quot;:&quot;Baral&quot;,&quot;given&quot;:&quot;Sushil&quot;,&quot;parse-names&quot;:false,&quot;dropping-particle&quot;:&quot;&quot;,&quot;non-dropping-particle&quot;:&quot;&quot;}],&quot;container-title&quot;:&quot;BMJ Open&quot;,&quot;container-title-short&quot;:&quot;BMJ Open&quot;,&quot;DOI&quot;:&quot;10.1136/bmjopen-2023-078582&quot;,&quot;ISSN&quot;:&quot;20446055&quot;,&quot;PMID&quot;:&quot;39107021&quot;,&quot;issued&quot;:{&quot;date-parts&quot;:[[2024,8,6]]},&quot;abstract&quot;:&quot;Objective To determine the prevalence and factors associated with anxiety and depression and the care-seeking behaviour among Nepalese population. Design and settings Secondary analysis of the data from nationally representative Nepal Demographic and Health Survey 2022. Participants Analysed data of 12 355 participants (7442 females and 4913 males) aged 15-49 years. Outcome measures Depression and anxiety were assessed using Patient Health Questionnaire-9 (PHQ-9) and Generalised Anxiety Disorder Assessment (GAD-7) tools, respectively. Statistical analysis We performed weighted analysis to account for the complex survey design. We presented categorical variables as frequency, per cent and 95% confidence interval (CI), whereas numerical variables were presented as median, inter-quartile range (IQR) and 95% CI. We performed univariate and multivariable logistic regression to determine factors associated with anxiety and depression, and results were presented as crude OR (COR), adjusted OR (AOR) and their 95% CI. Results The prevalence of depression and anxiety were 4.0% (95% CI 3.5 to 4.5) and 17.7% (95% CI 16.5 to 18.9), respectively. Divorced or separated participants were found to have higher odds of developing anxiety (AOR 2.40, 95% CI 1.74 to 3.31) and depression (AOR 3.16, 95% CI 1.84 to 5.42). Among ethnic groups, Janajati had lower odds of developing anxiety (AOR 0.77, 95% CI 0.65 to 0.92) and depression (AOR 0.67, 95% CI 0.49 to 0.93) compared with Brahmin/Chhetri. Regarding disability, participants with some difficulty had higher odds of developing anxiety (AOR 1.81, 95% CI 1.56 to 2.10) and depression (AOR 1.94, 95% CI 1.51 to 2.49), and those with a lot of difficulty had higher odds of anxiety (AOR 2.09, 95% CI 1.48 to 2.96) and depression (AOR 2.04, 95% CI 1.06 to 3.90) compared with those without any disability. Among those who had symptoms of anxiety or depression, only 32.9% (95% CI 30.4 to 34.4) sought help for the conditions. Conclusions Marital status and disability status were positively associated with anxiety and depression, whereas Janajati ethnicity had relatively lower odds of experiencing anxiety and depression. It is essential to develop interventions and policies targeting females and divorced individuals to help reduce the burden of anxiety and depression in Nepal.&quot;,&quot;publisher&quot;:&quot;BMJ Publishing Group&quot;,&quot;issue&quot;:&quot;8&quot;,&quot;volume&quot;:&quot;14&quot;},&quot;isTemporary&quot;:false},{&quot;id&quot;:&quot;cfafd53e-ef7a-3f4f-9b64-85a89b054fea&quot;,&quot;itemData&quot;:{&quot;type&quot;:&quot;article-journal&quot;,&quot;id&quot;:&quot;cfafd53e-ef7a-3f4f-9b64-85a89b054fea&quot;,&quot;title&quot;:&quot;Exploring mental health disparities in Mozambique: Depression and anxiety symptoms among reproductive-aged women using data from Mozambique Demographic and Health Survey 2022–23&quot;,&quot;author&quot;:[{&quot;family&quot;:&quot;Noor&quot;,&quot;given&quot;:&quot;Syed Toukir Ahmed&quot;,&quot;parse-names&quot;:false,&quot;dropping-particle&quot;:&quot;&quot;,&quot;non-dropping-particle&quot;:&quot;&quot;},{&quot;family&quot;:&quot;Siddique&quot;,&quot;given&quot;:&quot;Sazid&quot;,&quot;parse-names&quot;:false,&quot;dropping-particle&quot;:&quot;&quot;,&quot;non-dropping-particle&quot;:&quot;&quot;},{&quot;family&quot;:&quot;Das&quot;,&quot;given&quot;:&quot;Oishi&quot;,&quot;parse-names&quot;:false,&quot;dropping-particle&quot;:&quot;&quot;,&quot;non-dropping-particle&quot;:&quot;&quot;},{&quot;family&quot;:&quot;Yeasar&quot;,&quot;given&quot;:&quot;Samin&quot;,&quot;parse-names&quot;:false,&quot;dropping-particle&quot;:&quot;&quot;,&quot;non-dropping-particle&quot;:&quot;&quot;},{&quot;family&quot;:&quot;Islam&quot;,&quot;given&quot;:&quot;Raisha Binte&quot;,&quot;parse-names&quot;:false,&quot;dropping-particle&quot;:&quot;&quot;,&quot;non-dropping-particle&quot;:&quot;&quot;}],&quot;container-title&quot;:&quot;Global Epidemiology&quot;,&quot;container-title-short&quot;:&quot;Glob. Epidemiol.&quot;,&quot;DOI&quot;:&quot;10.1016/j.gloepi.2025.100223&quot;,&quot;ISSN&quot;:&quot;25901133&quot;,&quot;issued&quot;:{&quot;date-parts&quot;:[[2025,12,1]]},&quot;abstract&quot;:&quot;Background: Mental health conditions, particularly symptoms of anxiety and depression among women of reproductive age, constitute a substantial public health burden. However, comprehensive studies on these issues are scarce in Mozambique. Objective: This study aims to investigate the prevalence and factors associated with depression and anxiety symptoms among Mozambican women of reproductive age using nationally representative data. Methods and materials: We analyzed data from the 2022–23 Mozambique Demographic and Health Survey, including a sample of 13,183 women aged 15–49. Depression and anxiety symptoms were assessed using the Patient Health Questionnaire (PHQ-9) and the Generalized Anxiety Disorder (GAD-7) scale. Multivariable logistic regression analysis was used to identify associated factors, and a concentration curve was employed to assess wealth-related inequality of mental health conditions. Results: Depression symptoms were reported by 10 % (95 % CI: 9.5–10.7) of women, while 11 % (95 % CI: 10.5–11.7) reported anxiety symptoms. Older age, skilled professions, and pregnancy were associated with higher odds of depression and anxiety symptoms. Conversely, women from wealthier households who engaged in agricultural work and had greater household decision-making power showed lower odds. Geographically, women in Nampula province had significantly higher odds, whereas those in Gaza province had lower odds. Also, significant wealth-related inequality was observed, with lower socioeconomic groups having higher mental health conditions. Conclusion: These findings highlight the urgent need for targeted interventions addressing socioeconomic and geographic disparities in mental health among Mozambican women. Efforts should focus on improving access to mental health services and integrating mental health care into broader public health strategies.&quot;,&quot;publisher&quot;:&quot;Elsevier Inc.&quot;,&quot;volume&quot;:&quot;10&quot;},&quot;isTemporary&quot;:false}],&quot;citationTag&quot;:&quot;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&quot;},{&quot;citationID&quot;:&quot;MENDELEY_CITATION_b8e96766-930e-4d69-85a3-1adcc22269d0&quot;,&quot;properties&quot;:{&quot;noteIndex&quot;:0},&quot;isEdited&quot;:false,&quot;manualOverride&quot;:{&quot;isManuallyOverridden&quot;:false,&quot;citeprocText&quot;:&quot;(Zhang et al., 2019)&quot;,&quot;manualOverrideText&quot;:&quot;&quot;},&quot;citationItems&quot;:[{&quot;id&quot;:&quot;931adfa8-da00-3f64-bd20-d837c19e5a8c&quot;,&quot;itemData&quot;:{&quot;type&quot;:&quot;article-journal&quot;,&quot;id&quot;:&quot;931adfa8-da00-3f64-bd20-d837c19e5a8c&quot;,&quot;title&quot;:&quot;Geographic distribution and determinants of mental health stigma in central Mozambique&quot;,&quot;author&quot;:[{&quot;family&quot;:&quot;Zhang&quot;,&quot;given&quot;:&quot;Yue&quot;,&quot;parse-names&quot;:false,&quot;dropping-particle&quot;:&quot;&quot;,&quot;non-dropping-particle&quot;:&quot;&quot;},{&quot;family&quot;:&quot;Augusto&quot;,&quot;given&quot;:&quot;Orvalho&quot;,&quot;parse-names&quot;:false,&quot;dropping-particle&quot;:&quot;&quot;,&quot;non-dropping-particle&quot;:&quot;&quot;},{&quot;family&quot;:&quot;Ásbjörnsdóttir&quot;,&quot;given&quot;:&quot;Kristjana&quot;,&quot;parse-names&quot;:false,&quot;dropping-particle&quot;:&quot;&quot;,&quot;non-dropping-particle&quot;:&quot;&quot;},{&quot;family&quot;:&quot;Akullian&quot;,&quot;given&quot;:&quot;Adam&quot;,&quot;parse-names&quot;:false,&quot;dropping-particle&quot;:&quot;&quot;,&quot;non-dropping-particle&quot;:&quot;&quot;},{&quot;family&quot;:&quot;Cumbe&quot;,&quot;given&quot;:&quot;Vasco&quot;,&quot;parse-names&quot;:false,&quot;dropping-particle&quot;:&quot;&quot;,&quot;non-dropping-particle&quot;:&quot;&quot;},{&quot;family&quot;:&quot;Rao&quot;,&quot;given&quot;:&quot;Deepa&quot;,&quot;parse-names&quot;:false,&quot;dropping-particle&quot;:&quot;&quot;,&quot;non-dropping-particle&quot;:&quot;&quot;},{&quot;family&quot;:&quot;Gimbel&quot;,&quot;given&quot;:&quot;Sarah&quot;,&quot;parse-names&quot;:false,&quot;dropping-particle&quot;:&quot;&quot;,&quot;non-dropping-particle&quot;:&quot;&quot;},{&quot;family&quot;:&quot;Sherr&quot;,&quot;given&quot;:&quot;Kenneth&quot;,&quot;parse-names&quot;:false,&quot;dropping-particle&quot;:&quot;&quot;,&quot;non-dropping-particle&quot;:&quot;&quot;},{&quot;family&quot;:&quot;Wagenaar&quot;,&quot;given&quot;:&quot;Bradley H.&quot;,&quot;parse-names&quot;:false,&quot;dropping-particle&quot;:&quot;&quot;,&quot;non-dropping-particle&quot;:&quot;&quot;},{&quot;family&quot;:&quot;Manuel&quot;,&quot;given&quot;:&quot;João Luis&quot;,&quot;parse-names&quot;:false,&quot;dropping-particle&quot;:&quot;&quot;,&quot;non-dropping-particle&quot;:&quot;&quot;},{&quot;family&quot;:&quot;Hicks&quot;,&quot;given&quot;:&quot;Leecreesha&quot;,&quot;parse-names&quot;:false,&quot;dropping-particle&quot;:&quot;&quot;,&quot;non-dropping-particle&quot;:&quot;&quot;},{&quot;family&quot;:&quot;Mahumane&quot;,&quot;given&quot;:&quot;Arlete&quot;,&quot;parse-names&quot;:false,&quot;dropping-particle&quot;:&quot;&quot;,&quot;non-dropping-particle&quot;:&quot;&quot;},{&quot;family&quot;:&quot;Pfeiffer&quot;,&quot;given&quot;:&quot;James&quot;,&quot;parse-names&quot;:false,&quot;dropping-particle&quot;:&quot;&quot;,&quot;non-dropping-particle&quot;:&quot;&quot;},{&quot;family&quot;:&quot;Gloyd&quot;,&quot;given&quot;:&quot;Stephen&quot;,&quot;parse-names&quot;:false,&quot;dropping-particle&quot;:&quot;&quot;,&quot;non-dropping-particle&quot;:&quot;&quot;},{&quot;family&quot;:&quot;Cuembelo&quot;,&quot;given&quot;:&quot;Fatima&quot;,&quot;parse-names&quot;:false,&quot;dropping-particle&quot;:&quot;&quot;,&quot;non-dropping-particle&quot;:&quot;&quot;},{&quot;family&quot;:&quot;Nhumba&quot;,&quot;given&quot;:&quot;Miguel&quot;,&quot;parse-names&quot;:false,&quot;dropping-particle&quot;:&quot;&quot;,&quot;non-dropping-particle&quot;:&quot;&quot;},{&quot;family&quot;:&quot;Lequechane&quot;,&quot;given&quot;:&quot;Joaquim&quot;,&quot;parse-names&quot;:false,&quot;dropping-particle&quot;:&quot;&quot;,&quot;non-dropping-particle&quot;:&quot;&quot;},{&quot;family&quot;:&quot;Covele&quot;,&quot;given&quot;:&quot;Alfredo&quot;,&quot;parse-names&quot;:false,&quot;dropping-particle&quot;:&quot;&quot;,&quot;non-dropping-particle&quot;:&quot;&quot;},{&quot;family&quot;:&quot;Napua&quot;,&quot;given&quot;:&quot;Manuel&quot;,&quot;parse-names&quot;:false,&quot;dropping-particle&quot;:&quot;&quot;,&quot;non-dropping-particle&quot;:&quot;&quot;},{&quot;family&quot;:&quot;Vieira&quot;,&quot;given&quot;:&quot;Lucia&quot;,&quot;parse-names&quot;:false,&quot;dropping-particle&quot;:&quot;&quot;,&quot;non-dropping-particle&quot;:&quot;&quot;},{&quot;family&quot;:&quot;Manaca&quot;,&quot;given&quot;:&quot;Nelia&quot;,&quot;parse-names&quot;:false,&quot;dropping-particle&quot;:&quot;&quot;,&quot;non-dropping-particle&quot;:&quot;&quot;},{&quot;family&quot;:&quot;Chale&quot;,&quot;given&quot;:&quot;Falume&quot;,&quot;parse-names&quot;:false,&quot;dropping-particle&quot;:&quot;&quot;,&quot;non-dropping-particle&quot;:&quot;&quot;},{&quot;family&quot;:&quot;Muanido&quot;,&quot;given&quot;:&quot;Alberto&quot;,&quot;parse-names&quot;:false,&quot;dropping-particle&quot;:&quot;&quot;,&quot;non-dropping-particle&quot;:&quot;&quot;},{&quot;family&quot;:&quot;Michel&quot;,&quot;given&quot;:&quot;Cathy&quot;,&quot;parse-names&quot;:false,&quot;dropping-particle&quot;:&quot;&quot;,&quot;non-dropping-particle&quot;:&quot;&quot;}],&quot;container-title&quot;:&quot;Social Psychiatry and Psychiatric Epidemiology&quot;,&quot;container-title-short&quot;:&quot;Soc. Psychiatry Psychiatr. Epidemiol.&quot;,&quot;DOI&quot;:&quot;10.1007/s00127-019-01708-8&quot;,&quot;ISSN&quot;:&quot;14339285&quot;,&quot;PMID&quot;:&quot;31037541&quot;,&quot;issued&quot;:{&quot;date-parts&quot;:[[2019,11,1]]},&quot;page&quot;:&quot;1391-1410&quot;,&quot;abstract&quot;:&quot;Purpose: This study describes patterns of community-level stigmatizing attitudes towards mental illness (MI) in central Mozambique. Methods: Data for this study come from a representative community household survey of 2933 respondents ≥ 18 years old in Manica and Sofala Provinces, Mozambique. Six MI stigma questions represented primary research outcomes. Bivariate and multivariable analyses examined the relationship between key explanatory factors and each stigma question. Spatial analyses analyzed the smoothed geographic distribution of responses to each question and explored the association between geographic location and MI stigma controlling for individual-level socio-demographic factors. Results: Stigmatizing attitudes towards MI are prevalent in central Mozambique. Analyses showed that males, people who live in urban places, divorced and widowed individuals, people aged 18–24, people with lower education, people endorsing no religion, and people in lower wealth quintiles tended to have significantly higher levels of stigmatizing attitudes towards MI. Individuals reporting depressive symptoms scored significantly higher on stigmatizing questions, potentially indicating internalized stigma. Geographic location is significantly associated with people’s response to five of the stigma questions even after adjusting for individual-level factors. Conclusion: Stigmatizing attitudes towards MI are common in central Mozambique and concentrated amongst specific socio-demographic groups. However, geographic analyses suggest that structural factors within communities and across regions may bear a greater influence on MI stigma than individual-level factors alone. Further implementation science should consider focusing on identifying the most significant modifiable structural factors associated with MI stigma in LMICs to inform the development, testing, and optimization of multi-level stigma prevention interventions.&quot;,&quot;publisher&quot;:&quot;Dr. Dietrich Steinkopff Verlag GmbH and Co. KG&quot;,&quot;issue&quot;:&quot;11&quot;,&quot;volume&quot;:&quot;54&quot;},&quot;isTemporary&quot;:false}],&quot;citationTag&quot;:&quot;MENDELEY_CITATION_v3_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&quot;},{&quot;citationID&quot;:&quot;MENDELEY_CITATION_fe0df6c8-faf2-4948-9947-301d77ea9d6e&quot;,&quot;properties&quot;:{&quot;noteIndex&quot;:0},&quot;isEdited&quot;:false,&quot;manualOverride&quot;:{&quot;isManuallyOverridden&quot;:false,&quot;citeprocText&quot;:&quot;(Abedin &amp;#38; Arunachalam, 2020)&quot;,&quot;manualOverrideText&quot;:&quot;&quot;},&quot;citationTag&quot;:&quot;MENDELEY_CITATION_v3_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&quot;,&quot;citationItems&quot;:[{&quot;id&quot;:&quot;740d5b7b-1ba6-3287-a055-f9ae7294f832&quot;,&quot;itemData&quot;:{&quot;type&quot;:&quot;article-journal&quot;,&quot;id&quot;:&quot;740d5b7b-1ba6-3287-a055-f9ae7294f832&quot;,&quot;title&quot;:&quot;Maternal autonomy and high-risk pregnancy in Bangladesh: The mediating influences of childbearing practices and antenatal care&quot;,&quot;author&quot;:[{&quot;family&quot;:&quot;Abedin&quot;,&quot;given&quot;:&quot;Sumaiya&quot;,&quot;parse-names&quot;:false,&quot;dropping-particle&quot;:&quot;&quot;,&quot;non-dropping-particle&quot;:&quot;&quot;},{&quot;family&quot;:&quot;Arunachalam&quot;,&quot;given&quot;:&quot;Dharma&quot;,&quot;parse-names&quot;:false,&quot;dropping-particle&quot;:&quot;&quot;,&quot;non-dropping-particle&quot;:&quot;&quot;}],&quot;container-title&quot;:&quot;BMC Pregnancy and Childbirth&quot;,&quot;container-title-short&quot;:&quot;BMC Pregnancy Childbirth&quot;,&quot;DOI&quot;:&quot;10.1186/s12884-020-03260-9&quot;,&quot;ISSN&quot;:&quot;14712393&quot;,&quot;PMID&quot;:&quot;32962637&quot;,&quot;issued&quot;:{&quot;date-parts&quot;:[[2020,9,22]]},&quot;abstract&quot;:&quot;Background: Maternal, infant and neonatal mortality rates are high in Bangladesh. Certain childbearing practices and poor utilisation of antenatal care services make Bangladeshi women more vulnerable to experience poor health during pregnancy and adverse pregnancy outcomes. Also, women in Bangladesh remain considerably subordinate to men in almost all aspects of their lives, from education and work opportunities to healthcare utilisation. This study investigates the severity of health complications during pregnancy in relation to women's autonomy, and how childbearing practices and utilisation of antenatal care mediate this relationship. Methods: Data from the most recent Bangladesh Demographic and Health Survey (BDHS) is used in this study. Multinomial regression models (MLRM) are employed to examine the relationship between the outcome variable - high risk pregnancy, and explanatory variables - women's autonomy, childbearing practices and use of antenatal care. Results: In Bangladesh, about 41.5% of women experienced high-risk pregnancies involving multiple health complications. Findings showed that women's autonomy in decision-making, freedom of movement and economic autonomy were significantly associated with high-risk pregnancies. However, women's autonomy in physical mobility in particular did so only through the mediating factors of maternal childbearing practices and antenatal care. Specifically, both early and delayed childbearing and shorter birth interval increased the likelihood of high-risk (multiple complications) pregnancies by about 30% and 31% respectively, high parity increased the risk by 23% and use of antenatal care decreased it by 46%. Conclusions: The Women's decision-making autonomy, freedom of movement and economic autonomy had significant effects on high-risk pregnancies. However, the effects were mediated by both maternal childbearing practices and use of antenatal care in a limited way. Policies and programmes aimed at improving pregnancy outcomes need to focus on all three sets of factors: women's autonomy, childbearing practices and use of antenatal care.&quot;,&quot;publisher&quot;:&quot;BioMed Central Ltd&quot;,&quot;issue&quot;:&quot;1&quot;,&quot;volume&quot;:&quot;20&quot;},&quot;isTemporary&quot;:false}]},{&quot;citationID&quot;:&quot;MENDELEY_CITATION_8d0955e0-f8a3-4100-a380-6471425a9069&quot;,&quot;properties&quot;:{&quot;noteIndex&quot;:0},&quot;isEdited&quot;:false,&quot;manualOverride&quot;:{&quot;isManuallyOverridden&quot;:false,&quot;citeprocText&quot;:&quot;(Llop-Gironés et al., 2019)&quot;,&quot;manualOverrideText&quot;:&quot;&quot;},&quot;citationItems&quot;:[{&quot;id&quot;:&quot;47ad0f51-2dcb-3b9e-b1bb-defc4ece17f6&quot;,&quot;itemData&quot;:{&quot;type&quot;:&quot;article-journal&quot;,&quot;id&quot;:&quot;47ad0f51-2dcb-3b9e-b1bb-defc4ece17f6&quot;,&quot;title&quot;:&quot;Inequalities in the access to and quality of healthcare in Mozambique: Evidence from the household budget survey&quot;,&quot;author&quot;:[{&quot;family&quot;:&quot;Llop-Gironés&quot;,&quot;given&quot;:&quot;Alba&quot;,&quot;parse-names&quot;:false,&quot;dropping-particle&quot;:&quot;&quot;,&quot;non-dropping-particle&quot;:&quot;&quot;},{&quot;family&quot;:&quot;Julià&quot;,&quot;given&quot;:&quot;Mireia&quot;,&quot;parse-names&quot;:false,&quot;dropping-particle&quot;:&quot;&quot;,&quot;non-dropping-particle&quot;:&quot;&quot;},{&quot;family&quot;:&quot;Chicumbe&quot;,&quot;given&quot;:&quot;Sergio&quot;,&quot;parse-names&quot;:false,&quot;dropping-particle&quot;:&quot;&quot;,&quot;non-dropping-particle&quot;:&quot;&quot;},{&quot;family&quot;:&quot;Dulá&quot;,&quot;given&quot;:&quot;Janeth&quot;,&quot;parse-names&quot;:false,&quot;dropping-particle&quot;:&quot;&quot;,&quot;non-dropping-particle&quot;:&quot;&quot;},{&quot;family&quot;:&quot;Odallah&quot;,&quot;given&quot;:&quot;Anita Aunda Pedro&quot;,&quot;parse-names&quot;:false,&quot;dropping-particle&quot;:&quot;&quot;,&quot;non-dropping-particle&quot;:&quot;&quot;},{&quot;family&quot;:&quot;Alvarez&quot;,&quot;given&quot;:&quot;Francesc&quot;,&quot;parse-names&quot;:false,&quot;dropping-particle&quot;:&quot;&quot;,&quot;non-dropping-particle&quot;:&quot;&quot;},{&quot;family&quot;:&quot;Zahinos&quot;,&quot;given&quot;:&quot;Ivan&quot;,&quot;parse-names&quot;:false,&quot;dropping-particle&quot;:&quot;&quot;,&quot;non-dropping-particle&quot;:&quot;&quot;},{&quot;family&quot;:&quot;Mazive&quot;,&quot;given&quot;:&quot;Elisio&quot;,&quot;parse-names&quot;:false,&quot;dropping-particle&quot;:&quot;&quot;,&quot;non-dropping-particle&quot;:&quot;&quot;},{&quot;family&quot;:&quot;Benach&quot;,&quot;given&quot;:&quot;Joan&quot;,&quot;parse-names&quot;:false,&quot;dropping-particle&quot;:&quot;&quot;,&quot;non-dropping-particle&quot;:&quot;&quot;}],&quot;container-title&quot;:&quot;International Journal for Quality in Health Care&quot;,&quot;DOI&quot;:&quot;10.1093/intqhc/mzy218&quot;,&quot;ISSN&quot;:&quot;14643677&quot;,&quot;PMID&quot;:&quot;30388229&quot;,&quot;issued&quot;:{&quot;date-parts&quot;:[[2019,10,31]]},&quot;page&quot;:&quot;577-582&quot;,&quot;abstract&quot;:&quot;Objectives: To assess the inequalities in the access to and quality of care and its related direct payments. Design: Secondary analysis of the cross-sectional Mozambican Household Budget Survey (HBS). Setting: Nationally-representative sample of households in Mozambique. Participants: 11 480 households (58 118 individuals) interviewed during HBS 2014/15. Intervention: None. Main Outcome Measures: Equity, utilization of healthcare, access to quality care and direct payments. Results: About 12.2% of women and 10.1% of men of the survey report a perceive health need. About 72.1% of women and 72.9% men use healthcare. Population in a disadvantaged position living in rural areas have less probabilities of using healthcare for equal health compared to the individuals of a wealthier position and living in urban settings. With regard to quality care, 47.7% women and 46.8% men do not report quality problems. No differences for women's wealth. Men in a disadvantaged position report less chances of accessing quality care compared to men of advantaged position. Also, women and men living in rural areas have less probabilities of accessing quality care. Finally, the majority of people who access healthcare paid 1 Mt during their visit. Conclusions: This study tackles a fundamental policy concern for health systems of Sub-Saharan Africa and points to areas that urge action to address the existent of socioeconomic and geographical inequalities in the access to and quality of care for women and men, including the strengthening of health facilities in rural and deprived areas to ensure that access to adequate care of acceptable quality is distributed according to need.&quot;,&quot;publisher&quot;:&quot;Oxford University Press&quot;,&quot;issue&quot;:&quot;8&quot;,&quot;volume&quot;:&quot;31&quot;,&quot;container-title-short&quot;:&quot;&quot;},&quot;isTemporary&quot;:false}],&quot;citationTag&quot;:&quot;MENDELEY_CITATION_v3_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&quot;},{&quot;citationID&quot;:&quot;MENDELEY_CITATION_6dde5735-7d2c-42f3-b66f-4503609928d2&quot;,&quot;properties&quot;:{&quot;noteIndex&quot;:0},&quot;isEdited&quot;:false,&quot;manualOverride&quot;:{&quot;isManuallyOverridden&quot;:false,&quot;citeprocText&quot;:&quot;(Dangare et al., 2026)&quot;,&quot;manualOverrideText&quot;:&quot;&quot;},&quot;citationItems&quot;:[{&quot;id&quot;:&quot;0ad42cc4-0e3f-3d3f-9999-4139034e74b2&quot;,&quot;itemData&quot;:{&quot;type&quot;:&quot;article-journal&quot;,&quot;id&quot;:&quot;0ad42cc4-0e3f-3d3f-9999-4139034e74b2&quot;,&quot;title&quot;:&quot;Modelling water - use and yield of selected irrigated subtropical crops using machine learning and hybrid models in north - eastern South Africa&quot;,&quot;author&quot;:[{&quot;family&quot;:&quot;Dangare&quot;,&quot;given&quot;:&quot;Prince&quot;,&quot;parse-names&quot;:false,&quot;dropping-particle&quot;:&quot;&quot;,&quot;non-dropping-particle&quot;:&quot;&quot;},{&quot;family&quot;:&quot;Cronje&quot;,&quot;given&quot;:&quot;Paul J.R.&quot;,&quot;parse-names&quot;:false,&quot;dropping-particle&quot;:&quot;&quot;,&quot;non-dropping-particle&quot;:&quot;&quot;},{&quot;family&quot;:&quot;Mashimbye&quot;,&quot;given&quot;:&quot;Zama E.&quot;,&quot;parse-names&quot;:false,&quot;dropping-particle&quot;:&quot;&quot;,&quot;non-dropping-particle&quot;:&quot;&quot;},{&quot;family&quot;:&quot;Masanganise&quot;,&quot;given&quot;:&quot;Joseph&quot;,&quot;parse-names&quot;:false,&quot;dropping-particle&quot;:&quot;&quot;,&quot;non-dropping-particle&quot;:&quot;&quot;},{&quot;family&quot;:&quot;Ntshidi&quot;,&quot;given&quot;:&quot;Zanele&quot;,&quot;parse-names&quot;:false,&quot;dropping-particle&quot;:&quot;&quot;,&quot;non-dropping-particle&quot;:&quot;&quot;},{&quot;family&quot;:&quot;Gokool&quot;,&quot;given&quot;:&quot;Shaeden&quot;,&quot;parse-names&quot;:false,&quot;dropping-particle&quot;:&quot;&quot;,&quot;non-dropping-particle&quot;:&quot;&quot;},{&quot;family&quot;:&quot;Naiken&quot;,&quot;given&quot;:&quot;Vivek&quot;,&quot;parse-names&quot;:false,&quot;dropping-particle&quot;:&quot;&quot;,&quot;non-dropping-particle&quot;:&quot;&quot;},{&quot;family&quot;:&quot;Sawunyama&quot;,&quot;given&quot;:&quot;Tendai&quot;,&quot;parse-names&quot;:false,&quot;dropping-particle&quot;:&quot;&quot;,&quot;non-dropping-particle&quot;:&quot;&quot;},{&quot;family&quot;:&quot;Dzikiti&quot;,&quot;given&quot;:&quot;Sebinasi&quot;,&quot;parse-names&quot;:false,&quot;dropping-particle&quot;:&quot;&quot;,&quot;non-dropping-particle&quot;:&quot;&quot;}],&quot;container-title&quot;:&quot;Agricultural Water Management&quot;,&quot;container-title-short&quot;:&quot;Agric. Water Manag.&quot;,&quot;DOI&quot;:&quot;10.1016/j.agwat.2025.110113&quot;,&quot;ISSN&quot;:&quot;18732283&quot;,&quot;issued&quot;:{&quot;date-parts&quot;:[[2026,3,1]]},&quot;abstract&quot;:&quot;The Inkomati-Usuthu Water Management Area in Mpumalanga, South Africa, is a main producer of subtropical crops. These crops are mainly produced under irrigation, yet water resources in this catchment are nearly fully allocated. This calls for improved irrigation efficiency in the region to save water needed for supporting agricultural expansion. Accurate derivation of crop coefficients (Kc) and yield response factors (Ky) is vital for irrigation management and yield prediction. In this study, transpiration (T) for the crops was measured using the heat ratio method of monitoring sap flow while evapotranspiration (ET) was quantified using eddy covariance and surface renewal techniques. Leaf area index for the fields was derived from Landsat 8 imagery. Light gradient boosting machine (LightGBM), Random Forest (RF) and Extreme gradient boosting (XGBoost) machine learning models was investigated for predicting the crop ET and T of banana, grapefruit, litchi, mango and sugarcane. The best performing ET and T machine learning-based models were used for developing the crop coefficients (Kc) and a hybrid model for predicting Ky, respectively. The LightGBM achieved the highest accuracy in predicting banana, grapefruit, litchi and sugarcane ET. The XGBoost achieved the highest accuracy in predicting mango ET. The LightGBM achieved the highest accuracy in predicting the grapefruit, litchi and mango T. All the ET and T models produced coefficient of determination in the range 0.83–0.96, root mean square error ranging from 0.02 to 0.10 mm/h, mean absolute error ranging from 0.01 to 0.06 mm/h and Kling-Gupta efficiency in the range 0.88–0.97. The grapefruit, litchi and mango produced Ky values of 2.70, 2.50, and 2.90 respectively. The derived Kc and Ky information can assist irrigation managers optimize irrigation to promote productive water use in the water scarce regions.&quot;,&quot;publisher&quot;:&quot;Elsevier B.V.&quot;,&quot;volume&quot;:&quot;324&quot;},&quot;isTemporary&quot;:false}],&quot;citationTag&quot;:&quot;MENDELEY_CITATION_v3_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&quot;}]"/>
    <we:property name="MENDELEY_CITATIONS_LOCALE_CODE" value="&quot;en-US&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49D06-6ED1-4C94-BD32-872A9E2B6B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9928</Words>
  <Characters>56592</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2</cp:revision>
  <dcterms:created xsi:type="dcterms:W3CDTF">2026-04-05T14:54:00Z</dcterms:created>
  <dcterms:modified xsi:type="dcterms:W3CDTF">2026-04-05T14:54:00Z</dcterms:modified>
</cp:coreProperties>
</file>